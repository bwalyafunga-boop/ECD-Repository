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254725" w:displacedByCustomXml="next"/>
    <w:bookmarkEnd w:id="0" w:displacedByCustomXml="next"/>
    <w:sdt>
      <w:sdtPr>
        <w:rPr>
          <w:rFonts w:ascii="Serif" w:hAnsi="Serif"/>
        </w:rPr>
        <w:id w:val="-1074507326"/>
      </w:sdtPr>
      <w:sdtEndPr/>
      <w:sdtContent>
        <w:p w14:paraId="3451091E" w14:textId="77777777" w:rsidR="000E478E" w:rsidRDefault="000E478E">
          <w:pPr>
            <w:rPr>
              <w:rFonts w:ascii="Serif" w:hAnsi="Serif"/>
            </w:rPr>
          </w:pPr>
        </w:p>
        <w:p w14:paraId="23D7956C" w14:textId="77777777" w:rsidR="000E478E" w:rsidRDefault="000E478E">
          <w:pPr>
            <w:pStyle w:val="NoSpacing"/>
            <w:spacing w:before="1540" w:after="240"/>
            <w:jc w:val="center"/>
            <w:rPr>
              <w:rFonts w:ascii="Serif" w:hAnsi="Serif"/>
              <w:color w:val="4472C4" w:themeColor="accent1"/>
            </w:rPr>
          </w:pPr>
        </w:p>
        <w:p w14:paraId="208C1BB0" w14:textId="77777777" w:rsidR="000E478E" w:rsidRDefault="005D2B9A">
          <w:pPr>
            <w:pStyle w:val="NoSpacing"/>
            <w:spacing w:before="480"/>
            <w:jc w:val="center"/>
            <w:rPr>
              <w:rFonts w:ascii="Serif" w:hAnsi="Serif"/>
              <w:color w:val="385623" w:themeColor="accent6" w:themeShade="80"/>
              <w:sz w:val="40"/>
              <w:szCs w:val="40"/>
            </w:rPr>
          </w:pPr>
          <w:r>
            <w:rPr>
              <w:rFonts w:ascii="Serif" w:hAnsi="Serif"/>
              <w:color w:val="385623" w:themeColor="accent6" w:themeShade="80"/>
              <w:sz w:val="40"/>
              <w:szCs w:val="40"/>
            </w:rPr>
            <w:t>LUSAKA AND CHONGWE EARLY CHILDHOOD DEVELOPMENT PROGRAM</w:t>
          </w:r>
        </w:p>
        <w:p w14:paraId="3A0F0568" w14:textId="77777777" w:rsidR="000E478E" w:rsidRDefault="000E478E">
          <w:pPr>
            <w:jc w:val="center"/>
            <w:rPr>
              <w:rFonts w:ascii="Serif" w:hAnsi="Serif"/>
              <w:sz w:val="44"/>
              <w:szCs w:val="44"/>
            </w:rPr>
          </w:pPr>
        </w:p>
        <w:p w14:paraId="6D4F31C8" w14:textId="77777777" w:rsidR="000E478E" w:rsidRDefault="000E478E">
          <w:pPr>
            <w:jc w:val="center"/>
            <w:rPr>
              <w:rFonts w:ascii="Serif" w:hAnsi="Serif"/>
              <w:sz w:val="44"/>
              <w:szCs w:val="44"/>
            </w:rPr>
          </w:pPr>
        </w:p>
        <w:p w14:paraId="1235BF0B" w14:textId="77777777" w:rsidR="000E478E" w:rsidRDefault="005D2B9A">
          <w:pPr>
            <w:jc w:val="center"/>
            <w:rPr>
              <w:rFonts w:ascii="Serif" w:hAnsi="Serif"/>
              <w:sz w:val="44"/>
              <w:szCs w:val="44"/>
            </w:rPr>
          </w:pPr>
          <w:r>
            <w:rPr>
              <w:rFonts w:ascii="Serif" w:hAnsi="Serif"/>
              <w:sz w:val="44"/>
              <w:szCs w:val="44"/>
            </w:rPr>
            <w:t>PARENTAL COACHING PROGRAM</w:t>
          </w:r>
        </w:p>
        <w:p w14:paraId="32EEC65D" w14:textId="77777777" w:rsidR="000E478E" w:rsidRDefault="000E478E">
          <w:pPr>
            <w:jc w:val="center"/>
            <w:rPr>
              <w:rFonts w:ascii="Serif" w:hAnsi="Serif"/>
              <w:sz w:val="44"/>
              <w:szCs w:val="44"/>
            </w:rPr>
          </w:pPr>
        </w:p>
        <w:p w14:paraId="0D3CAE90" w14:textId="77777777" w:rsidR="000E478E" w:rsidRDefault="005D2B9A">
          <w:pPr>
            <w:jc w:val="center"/>
            <w:rPr>
              <w:rFonts w:ascii="Serif" w:hAnsi="Serif"/>
              <w:sz w:val="40"/>
              <w:szCs w:val="40"/>
            </w:rPr>
          </w:pPr>
          <w:r>
            <w:rPr>
              <w:rFonts w:ascii="Serif" w:hAnsi="Serif"/>
              <w:sz w:val="40"/>
              <w:szCs w:val="40"/>
            </w:rPr>
            <w:t>OPERATIONALMANUAL FOR PARENT COACHES AND SUPERVISORS</w:t>
          </w:r>
        </w:p>
        <w:p w14:paraId="6C017671" w14:textId="77777777" w:rsidR="000E478E" w:rsidRDefault="000E478E">
          <w:pPr>
            <w:jc w:val="center"/>
            <w:rPr>
              <w:rFonts w:ascii="Serif" w:hAnsi="Serif"/>
              <w:sz w:val="40"/>
              <w:szCs w:val="40"/>
            </w:rPr>
          </w:pPr>
        </w:p>
        <w:p w14:paraId="0F29CCBB" w14:textId="77777777" w:rsidR="000E478E" w:rsidRDefault="000E478E">
          <w:pPr>
            <w:jc w:val="center"/>
            <w:rPr>
              <w:rFonts w:ascii="Serif" w:hAnsi="Serif"/>
              <w:sz w:val="40"/>
              <w:szCs w:val="40"/>
            </w:rPr>
          </w:pPr>
        </w:p>
        <w:p w14:paraId="519FE931" w14:textId="77777777" w:rsidR="000E478E" w:rsidRDefault="000E478E">
          <w:pPr>
            <w:jc w:val="center"/>
            <w:rPr>
              <w:rFonts w:ascii="Serif" w:hAnsi="Serif"/>
              <w:sz w:val="40"/>
              <w:szCs w:val="40"/>
            </w:rPr>
          </w:pPr>
        </w:p>
        <w:p w14:paraId="7EC1CCAC" w14:textId="77777777" w:rsidR="000E478E" w:rsidRDefault="000E478E">
          <w:pPr>
            <w:jc w:val="center"/>
            <w:rPr>
              <w:rFonts w:ascii="Serif" w:hAnsi="Serif"/>
              <w:sz w:val="40"/>
              <w:szCs w:val="40"/>
            </w:rPr>
          </w:pPr>
        </w:p>
        <w:p w14:paraId="6BD5D473" w14:textId="77777777" w:rsidR="000E478E" w:rsidRDefault="000E478E">
          <w:pPr>
            <w:jc w:val="center"/>
            <w:rPr>
              <w:rFonts w:ascii="Serif" w:hAnsi="Serif"/>
              <w:sz w:val="40"/>
              <w:szCs w:val="40"/>
            </w:rPr>
          </w:pPr>
        </w:p>
        <w:p w14:paraId="05442443" w14:textId="77777777" w:rsidR="000E478E" w:rsidRDefault="005D2B9A">
          <w:pPr>
            <w:jc w:val="center"/>
            <w:rPr>
              <w:rFonts w:ascii="Serif" w:hAnsi="Serif"/>
              <w:sz w:val="40"/>
              <w:szCs w:val="40"/>
            </w:rPr>
          </w:pPr>
          <w:r>
            <w:rPr>
              <w:rFonts w:ascii="Serif" w:hAnsi="Serif"/>
              <w:sz w:val="40"/>
              <w:szCs w:val="40"/>
            </w:rPr>
            <w:t>OCTOBER 2025</w:t>
          </w:r>
        </w:p>
        <w:p w14:paraId="222FC1C8" w14:textId="77777777" w:rsidR="000E478E" w:rsidRDefault="005D2B9A">
          <w:pPr>
            <w:rPr>
              <w:rFonts w:ascii="Serif" w:hAnsi="Serif"/>
              <w:sz w:val="40"/>
              <w:szCs w:val="40"/>
            </w:rPr>
            <w:sectPr w:rsidR="000E478E">
              <w:footerReference w:type="default" r:id="rId9"/>
              <w:footerReference w:type="first" r:id="rId10"/>
              <w:pgSz w:w="12240" w:h="15840"/>
              <w:pgMar w:top="1440" w:right="1440" w:bottom="1440" w:left="1440" w:header="720" w:footer="720" w:gutter="0"/>
              <w:pgNumType w:start="0"/>
              <w:cols w:space="720"/>
              <w:titlePg/>
              <w:docGrid w:linePitch="360"/>
            </w:sectPr>
          </w:pPr>
          <w:r>
            <w:rPr>
              <w:rFonts w:ascii="Serif" w:hAnsi="Serif"/>
              <w:sz w:val="40"/>
              <w:szCs w:val="40"/>
            </w:rPr>
            <w:br w:type="page"/>
          </w:r>
        </w:p>
        <w:p w14:paraId="1D29EC47" w14:textId="77777777" w:rsidR="000E478E" w:rsidRDefault="005D2B9A">
          <w:pPr>
            <w:pStyle w:val="Heading1"/>
            <w:keepNext/>
            <w:keepLines/>
            <w:spacing w:before="360" w:beforeAutospacing="0" w:after="80" w:afterAutospacing="0" w:line="259" w:lineRule="auto"/>
            <w:rPr>
              <w:rFonts w:ascii="Serif" w:eastAsiaTheme="majorEastAsia" w:hAnsi="Serif" w:cstheme="majorBidi"/>
              <w:b w:val="0"/>
              <w:bCs w:val="0"/>
              <w:color w:val="2F5496" w:themeColor="accent1" w:themeShade="BF"/>
              <w:kern w:val="0"/>
              <w:sz w:val="40"/>
              <w:szCs w:val="40"/>
            </w:rPr>
          </w:pPr>
          <w:bookmarkStart w:id="1" w:name="_Toc211223897"/>
          <w:bookmarkStart w:id="2" w:name="_Toc213003192"/>
          <w:r>
            <w:rPr>
              <w:rFonts w:ascii="Serif" w:eastAsiaTheme="majorEastAsia" w:hAnsi="Serif" w:cstheme="majorBidi"/>
              <w:b w:val="0"/>
              <w:bCs w:val="0"/>
              <w:color w:val="2F5496" w:themeColor="accent1" w:themeShade="BF"/>
              <w:kern w:val="0"/>
              <w:sz w:val="40"/>
              <w:szCs w:val="40"/>
            </w:rPr>
            <w:t>Forward</w:t>
          </w:r>
          <w:bookmarkEnd w:id="1"/>
          <w:bookmarkEnd w:id="2"/>
        </w:p>
        <w:p w14:paraId="6C5A125E" w14:textId="77777777" w:rsidR="000E478E" w:rsidRDefault="005D2B9A">
          <w:pPr>
            <w:rPr>
              <w:rFonts w:ascii="Serif" w:hAnsi="Serif"/>
            </w:rPr>
          </w:pPr>
        </w:p>
      </w:sdtContent>
    </w:sdt>
    <w:p w14:paraId="567F914A" w14:textId="77777777" w:rsidR="000E478E" w:rsidRDefault="000E478E">
      <w:pPr>
        <w:rPr>
          <w:rFonts w:ascii="Serif" w:hAnsi="Serif"/>
        </w:rPr>
      </w:pPr>
    </w:p>
    <w:p w14:paraId="76F5A85C" w14:textId="77777777" w:rsidR="000E478E" w:rsidRDefault="000E478E">
      <w:pPr>
        <w:rPr>
          <w:rFonts w:ascii="Serif" w:hAnsi="Serif"/>
        </w:rPr>
      </w:pPr>
    </w:p>
    <w:p w14:paraId="4948C184" w14:textId="77777777" w:rsidR="000E478E" w:rsidRDefault="000E478E">
      <w:pPr>
        <w:rPr>
          <w:rFonts w:ascii="Serif" w:hAnsi="Serif"/>
        </w:rPr>
      </w:pPr>
    </w:p>
    <w:p w14:paraId="0734B49B" w14:textId="77777777" w:rsidR="000E478E" w:rsidRDefault="000E478E">
      <w:pPr>
        <w:rPr>
          <w:rFonts w:ascii="Serif" w:hAnsi="Serif"/>
        </w:rPr>
      </w:pPr>
    </w:p>
    <w:p w14:paraId="0C015502" w14:textId="77777777" w:rsidR="000E478E" w:rsidRDefault="005D2B9A">
      <w:pPr>
        <w:rPr>
          <w:rFonts w:ascii="Serif" w:hAnsi="Serif"/>
        </w:rPr>
      </w:pPr>
      <w:r>
        <w:rPr>
          <w:rFonts w:ascii="Serif" w:hAnsi="Serif"/>
        </w:rPr>
        <w:br w:type="page"/>
      </w:r>
    </w:p>
    <w:p w14:paraId="2A26F822" w14:textId="77777777" w:rsidR="000E478E" w:rsidRDefault="005D2B9A">
      <w:pPr>
        <w:pStyle w:val="Heading1"/>
        <w:keepNext/>
        <w:keepLines/>
        <w:spacing w:before="360" w:beforeAutospacing="0" w:after="80" w:afterAutospacing="0" w:line="259" w:lineRule="auto"/>
        <w:rPr>
          <w:rFonts w:ascii="Serif" w:eastAsiaTheme="majorEastAsia" w:hAnsi="Serif" w:cstheme="majorBidi"/>
          <w:b w:val="0"/>
          <w:bCs w:val="0"/>
          <w:color w:val="2F5496" w:themeColor="accent1" w:themeShade="BF"/>
          <w:kern w:val="0"/>
          <w:sz w:val="40"/>
          <w:szCs w:val="40"/>
        </w:rPr>
      </w:pPr>
      <w:bookmarkStart w:id="3" w:name="_Toc213003193"/>
      <w:r>
        <w:rPr>
          <w:rFonts w:ascii="Serif" w:eastAsiaTheme="majorEastAsia" w:hAnsi="Serif" w:cstheme="majorBidi"/>
          <w:b w:val="0"/>
          <w:bCs w:val="0"/>
          <w:color w:val="2F5496" w:themeColor="accent1" w:themeShade="BF"/>
          <w:kern w:val="0"/>
          <w:sz w:val="40"/>
          <w:szCs w:val="40"/>
        </w:rPr>
        <w:t>Acknowledgement</w:t>
      </w:r>
      <w:bookmarkEnd w:id="3"/>
    </w:p>
    <w:p w14:paraId="3409F1FD" w14:textId="77777777" w:rsidR="000E478E" w:rsidRDefault="000E478E">
      <w:pPr>
        <w:rPr>
          <w:rFonts w:ascii="Serif" w:hAnsi="Serif"/>
        </w:rPr>
      </w:pPr>
    </w:p>
    <w:p w14:paraId="7C95553E" w14:textId="77777777" w:rsidR="000E478E" w:rsidRDefault="005D2B9A">
      <w:pPr>
        <w:rPr>
          <w:rFonts w:ascii="Serif" w:hAnsi="Serif"/>
        </w:rPr>
      </w:pPr>
      <w:r>
        <w:rPr>
          <w:rFonts w:ascii="Serif" w:hAnsi="Serif"/>
        </w:rPr>
        <w:t>We acknowledge ……………….</w:t>
      </w:r>
    </w:p>
    <w:p w14:paraId="07F41FAB" w14:textId="77777777" w:rsidR="000E478E" w:rsidRDefault="005D2B9A">
      <w:pPr>
        <w:rPr>
          <w:rFonts w:ascii="Serif" w:hAnsi="Serif"/>
        </w:rPr>
      </w:pPr>
      <w:r>
        <w:rPr>
          <w:rFonts w:ascii="Serif" w:hAnsi="Serif"/>
        </w:rPr>
        <w:br w:type="page"/>
      </w:r>
    </w:p>
    <w:p w14:paraId="3B6F8510" w14:textId="77777777" w:rsidR="000E478E" w:rsidRDefault="005D2B9A">
      <w:pPr>
        <w:pStyle w:val="Heading1"/>
        <w:keepNext/>
        <w:keepLines/>
        <w:spacing w:before="360" w:beforeAutospacing="0" w:after="80" w:afterAutospacing="0" w:line="259" w:lineRule="auto"/>
        <w:rPr>
          <w:rFonts w:ascii="Serif" w:eastAsiaTheme="majorEastAsia" w:hAnsi="Serif" w:cstheme="majorBidi"/>
          <w:b w:val="0"/>
          <w:bCs w:val="0"/>
          <w:color w:val="2F5496" w:themeColor="accent1" w:themeShade="BF"/>
          <w:kern w:val="0"/>
          <w:sz w:val="40"/>
          <w:szCs w:val="40"/>
        </w:rPr>
      </w:pPr>
      <w:bookmarkStart w:id="4" w:name="_Toc213003194"/>
      <w:r>
        <w:rPr>
          <w:rFonts w:ascii="Serif" w:eastAsiaTheme="majorEastAsia" w:hAnsi="Serif" w:cstheme="majorBidi"/>
          <w:b w:val="0"/>
          <w:bCs w:val="0"/>
          <w:color w:val="2F5496" w:themeColor="accent1" w:themeShade="BF"/>
          <w:kern w:val="0"/>
          <w:sz w:val="40"/>
          <w:szCs w:val="40"/>
        </w:rPr>
        <w:t>About the ECD Program</w:t>
      </w:r>
      <w:bookmarkEnd w:id="4"/>
    </w:p>
    <w:p w14:paraId="40509B84" w14:textId="77777777" w:rsidR="000E478E" w:rsidRDefault="005D2B9A">
      <w:pPr>
        <w:spacing w:before="240"/>
        <w:jc w:val="both"/>
        <w:rPr>
          <w:rFonts w:ascii="Serif" w:hAnsi="Serif"/>
        </w:rPr>
      </w:pPr>
      <w:r>
        <w:rPr>
          <w:rFonts w:ascii="Serif" w:hAnsi="Serif"/>
        </w:rPr>
        <w:t xml:space="preserve">The leadership of Lusaka City Council and Chongwe Municipal Council has embarked on an ambitious program to make their cities  </w:t>
      </w:r>
      <w:r>
        <w:rPr>
          <w:rFonts w:ascii="Serif" w:eastAsia="Times New Roman" w:hAnsi="Serif" w:cs="Arial"/>
          <w:color w:val="000000"/>
        </w:rPr>
        <w:t>welcoming, hospitable, and thriving environments for children</w:t>
      </w:r>
      <w:r>
        <w:rPr>
          <w:rFonts w:ascii="Serif" w:hAnsi="Serif"/>
        </w:rPr>
        <w:t xml:space="preserve">. </w:t>
      </w:r>
      <w:r>
        <w:rPr>
          <w:rFonts w:ascii="Serif" w:eastAsia="Times New Roman" w:hAnsi="Serif" w:cstheme="minorHAnsi"/>
          <w:color w:val="000000"/>
        </w:rPr>
        <w:t xml:space="preserve">With the ambition of building the capacity of parents and caregivers to promote nurturing care and instill positive values in young children, the two city councils have committed to </w:t>
      </w:r>
      <w:r>
        <w:rPr>
          <w:rFonts w:ascii="Serif" w:hAnsi="Serif"/>
        </w:rPr>
        <w:t xml:space="preserve">deliver an integrated, multisectoral Early Childhood Development programme (ECD), that </w:t>
      </w:r>
      <w:r>
        <w:rPr>
          <w:rFonts w:ascii="Serif" w:hAnsi="Serif" w:cs="Arial"/>
        </w:rPr>
        <w:t>ensures that children under 6 years in Lusaka and Chongwe are developmentally on track in health, nutrition, learning and social-emotional wellbeing.</w:t>
      </w:r>
    </w:p>
    <w:p w14:paraId="6F6AF596" w14:textId="77777777" w:rsidR="000E478E" w:rsidRDefault="005D2B9A">
      <w:pPr>
        <w:spacing w:before="240"/>
        <w:jc w:val="both"/>
        <w:rPr>
          <w:rFonts w:ascii="Serif" w:eastAsia="Times New Roman" w:hAnsi="Serif" w:cstheme="minorHAnsi"/>
        </w:rPr>
      </w:pPr>
      <w:r>
        <w:rPr>
          <w:rFonts w:ascii="Serif" w:eastAsia="Times New Roman" w:hAnsi="Serif" w:cstheme="minorHAnsi"/>
        </w:rPr>
        <w:t xml:space="preserve">Investing in early years has been proven to be the single most effective method for poor and vulnerable societies to break out of poverty and vulnerability cycles, </w:t>
      </w:r>
      <w:r>
        <w:rPr>
          <w:rFonts w:ascii="Serif" w:eastAsia="Times New Roman" w:hAnsi="Serif" w:cstheme="minorHAnsi"/>
          <w:color w:val="000000"/>
        </w:rPr>
        <w:t xml:space="preserve">address inequality, boost productivity. It creates an opportunity to </w:t>
      </w:r>
      <w:r>
        <w:rPr>
          <w:rFonts w:ascii="Serif" w:eastAsia="Times New Roman" w:hAnsi="Serif" w:cstheme="minorHAnsi"/>
        </w:rPr>
        <w:t>equip the younger generation with the skills they need for the future. Recognising that early childhood development plays a pivotal role in nurturing future generations towards socio-economic prosperity, there is a renewed commitment to emphasize the significance of laying a strong foundation today for a better society tomorrow. Advancing a multi-sectoral approach in formulating and implementing strategies to support Early Childhood Develo</w:t>
      </w:r>
      <w:r>
        <w:rPr>
          <w:rFonts w:ascii="Serif" w:eastAsia="Times New Roman" w:hAnsi="Serif" w:cstheme="minorHAnsi"/>
        </w:rPr>
        <w:t xml:space="preserve">pment is crucial for national development. </w:t>
      </w:r>
    </w:p>
    <w:p w14:paraId="755C6523" w14:textId="77777777" w:rsidR="000E478E" w:rsidRDefault="005D2B9A">
      <w:pPr>
        <w:jc w:val="both"/>
        <w:rPr>
          <w:rFonts w:ascii="Serif" w:eastAsia="Times New Roman" w:hAnsi="Serif" w:cstheme="minorHAnsi"/>
        </w:rPr>
      </w:pPr>
      <w:r>
        <w:rPr>
          <w:rFonts w:ascii="Serif" w:eastAsia="Times New Roman" w:hAnsi="Serif" w:cstheme="minorHAnsi"/>
        </w:rPr>
        <w:t xml:space="preserve">Within Zambia, significant progress has been made in creating a conducive policy environment and a harmonised approach to advancing early childhood development across multiple sectors in the country. The Lusaka City Council and Chongwe Municipal Council  aims to leverage on the structures and systems established by national government, to double down on ECD interventions within the two cities. </w:t>
      </w:r>
    </w:p>
    <w:p w14:paraId="74A0F443" w14:textId="77777777" w:rsidR="000E478E" w:rsidRDefault="005D2B9A">
      <w:pPr>
        <w:jc w:val="both"/>
        <w:rPr>
          <w:rFonts w:ascii="Serif" w:eastAsia="Times New Roman" w:hAnsi="Serif" w:cstheme="minorHAnsi"/>
          <w:color w:val="000000"/>
        </w:rPr>
      </w:pPr>
      <w:r>
        <w:rPr>
          <w:rFonts w:ascii="Serif" w:eastAsia="Times New Roman" w:hAnsi="Serif" w:cstheme="minorHAnsi"/>
        </w:rPr>
        <w:t>To determine the state of ECD outcomes in</w:t>
      </w:r>
      <w:r>
        <w:rPr>
          <w:rFonts w:ascii="Serif" w:eastAsia="Times New Roman" w:hAnsi="Serif" w:cstheme="minorHAnsi"/>
          <w:color w:val="000000"/>
        </w:rPr>
        <w:t xml:space="preserve"> Lusaka and Chongwe, a baseline study was commissioned to assess early childhood development outcomes for children under six years, assess household caregiving practices, service provision and the structural and policy landscape within which ECD services are delivered. Based on the study findings, six key strategic initiatives have been prioritised to help improve children’s growth and development. These Strategic initiatives underpin program implementation plan and are briefly summarised below.</w:t>
      </w:r>
    </w:p>
    <w:p w14:paraId="5DC7949E" w14:textId="77777777" w:rsidR="000E478E" w:rsidRDefault="005D2B9A">
      <w:pPr>
        <w:pStyle w:val="ListParagraph"/>
        <w:numPr>
          <w:ilvl w:val="0"/>
          <w:numId w:val="2"/>
        </w:numPr>
        <w:spacing w:after="200" w:line="276" w:lineRule="auto"/>
        <w:jc w:val="both"/>
        <w:rPr>
          <w:rFonts w:ascii="Serif" w:eastAsia="Times New Roman" w:hAnsi="Serif" w:cstheme="minorHAnsi"/>
          <w:color w:val="000000"/>
        </w:rPr>
      </w:pPr>
      <w:r>
        <w:rPr>
          <w:rFonts w:ascii="Serif" w:eastAsia="Times New Roman" w:hAnsi="Serif" w:cstheme="minorHAnsi"/>
          <w:color w:val="000000"/>
        </w:rPr>
        <w:t>Promote nurturing care among parents and caregivers of children under five through coaching programs delivered in health centres, households, communities and workplaces.</w:t>
      </w:r>
    </w:p>
    <w:p w14:paraId="4C9D48FD" w14:textId="77777777" w:rsidR="000E478E" w:rsidRDefault="005D2B9A">
      <w:pPr>
        <w:pStyle w:val="ListParagraph"/>
        <w:numPr>
          <w:ilvl w:val="0"/>
          <w:numId w:val="2"/>
        </w:numPr>
        <w:spacing w:after="200" w:line="276" w:lineRule="auto"/>
        <w:jc w:val="both"/>
        <w:rPr>
          <w:rFonts w:ascii="Serif" w:eastAsia="Times New Roman" w:hAnsi="Serif" w:cstheme="minorHAnsi"/>
          <w:color w:val="000000"/>
        </w:rPr>
      </w:pPr>
      <w:r>
        <w:rPr>
          <w:rFonts w:ascii="Serif" w:eastAsia="Times New Roman" w:hAnsi="Serif" w:cstheme="minorHAnsi"/>
          <w:color w:val="000000"/>
        </w:rPr>
        <w:t>Promote equitable access to quality, nurturing and stimulating childcare services for children aged 0-3 years.</w:t>
      </w:r>
    </w:p>
    <w:p w14:paraId="4905F8B6" w14:textId="77777777" w:rsidR="000E478E" w:rsidRDefault="005D2B9A">
      <w:pPr>
        <w:pStyle w:val="ListParagraph"/>
        <w:numPr>
          <w:ilvl w:val="0"/>
          <w:numId w:val="2"/>
        </w:numPr>
        <w:spacing w:after="200" w:line="276" w:lineRule="auto"/>
        <w:jc w:val="both"/>
        <w:rPr>
          <w:rFonts w:ascii="Serif" w:eastAsia="Times New Roman" w:hAnsi="Serif" w:cstheme="minorHAnsi"/>
          <w:color w:val="000000"/>
        </w:rPr>
      </w:pPr>
      <w:r>
        <w:rPr>
          <w:rFonts w:ascii="Serif" w:eastAsia="Times New Roman" w:hAnsi="Serif" w:cstheme="minorHAnsi"/>
          <w:color w:val="000000"/>
        </w:rPr>
        <w:t xml:space="preserve">Ensure all children under the age of six  have access to nutritious and balanced meals for improved nutrition and reduction in stunting. </w:t>
      </w:r>
    </w:p>
    <w:p w14:paraId="0523400D" w14:textId="77777777" w:rsidR="000E478E" w:rsidRDefault="005D2B9A">
      <w:pPr>
        <w:pStyle w:val="ListParagraph"/>
        <w:numPr>
          <w:ilvl w:val="0"/>
          <w:numId w:val="2"/>
        </w:numPr>
        <w:spacing w:after="200" w:line="276" w:lineRule="auto"/>
        <w:jc w:val="both"/>
        <w:rPr>
          <w:rFonts w:ascii="Serif" w:eastAsia="Times New Roman" w:hAnsi="Serif" w:cstheme="minorHAnsi"/>
          <w:color w:val="000000"/>
        </w:rPr>
      </w:pPr>
      <w:r>
        <w:rPr>
          <w:rFonts w:ascii="Serif" w:eastAsia="Times New Roman" w:hAnsi="Serif" w:cstheme="minorHAnsi"/>
          <w:color w:val="000000"/>
        </w:rPr>
        <w:t>Ensure children aged 4-6 have equitable access to quality integrated play-based learning with  the aim of improving school readiness.</w:t>
      </w:r>
    </w:p>
    <w:p w14:paraId="345CF5B6" w14:textId="77777777" w:rsidR="000E478E" w:rsidRDefault="005D2B9A">
      <w:pPr>
        <w:pStyle w:val="ListParagraph"/>
        <w:numPr>
          <w:ilvl w:val="0"/>
          <w:numId w:val="2"/>
        </w:numPr>
        <w:spacing w:after="200" w:line="276" w:lineRule="auto"/>
        <w:jc w:val="both"/>
        <w:rPr>
          <w:rFonts w:ascii="Serif" w:eastAsia="Times New Roman" w:hAnsi="Serif" w:cstheme="minorHAnsi"/>
          <w:color w:val="000000"/>
        </w:rPr>
      </w:pPr>
      <w:r>
        <w:rPr>
          <w:rFonts w:ascii="Serif" w:eastAsia="Times New Roman" w:hAnsi="Serif" w:cstheme="minorHAnsi"/>
          <w:color w:val="000000"/>
        </w:rPr>
        <w:t>Create opportunities for outdoor play in communal spaces and parks to support children’s physical, cognitive and socio-emotional development</w:t>
      </w:r>
    </w:p>
    <w:p w14:paraId="6D4B096D" w14:textId="77777777" w:rsidR="000E478E" w:rsidRDefault="005D2B9A">
      <w:pPr>
        <w:spacing w:before="240"/>
        <w:jc w:val="both"/>
        <w:rPr>
          <w:rFonts w:ascii="Serif" w:eastAsia="Times New Roman" w:hAnsi="Serif" w:cstheme="minorHAnsi"/>
          <w:color w:val="000000"/>
        </w:rPr>
      </w:pPr>
      <w:r>
        <w:rPr>
          <w:rFonts w:ascii="Serif" w:eastAsia="Times New Roman" w:hAnsi="Serif" w:cstheme="minorHAnsi"/>
          <w:color w:val="000000"/>
        </w:rPr>
        <w:t xml:space="preserve">The prioritisation of early childhood development and the commitment to place young children and their families, at the centre of development planning could be game changing. </w:t>
      </w:r>
    </w:p>
    <w:p w14:paraId="72B59148" w14:textId="77777777" w:rsidR="000E478E" w:rsidRDefault="005D2B9A">
      <w:pPr>
        <w:pStyle w:val="Heading1"/>
        <w:keepNext/>
        <w:keepLines/>
        <w:spacing w:before="360" w:beforeAutospacing="0" w:after="80" w:afterAutospacing="0" w:line="259" w:lineRule="auto"/>
        <w:rPr>
          <w:rFonts w:ascii="Serif" w:eastAsiaTheme="majorEastAsia" w:hAnsi="Serif" w:cstheme="majorBidi"/>
          <w:b w:val="0"/>
          <w:bCs w:val="0"/>
          <w:color w:val="2F5496" w:themeColor="accent1" w:themeShade="BF"/>
          <w:kern w:val="0"/>
          <w:sz w:val="40"/>
          <w:szCs w:val="40"/>
        </w:rPr>
      </w:pPr>
      <w:bookmarkStart w:id="5" w:name="_Toc213003195"/>
      <w:r>
        <w:rPr>
          <w:rFonts w:ascii="Serif" w:eastAsiaTheme="majorEastAsia" w:hAnsi="Serif" w:cstheme="majorBidi"/>
          <w:b w:val="0"/>
          <w:bCs w:val="0"/>
          <w:color w:val="2F5496" w:themeColor="accent1" w:themeShade="BF"/>
          <w:kern w:val="0"/>
          <w:sz w:val="40"/>
          <w:szCs w:val="40"/>
        </w:rPr>
        <w:t>About The Operational Manual</w:t>
      </w:r>
      <w:bookmarkEnd w:id="5"/>
    </w:p>
    <w:p w14:paraId="3A936C92" w14:textId="77777777" w:rsidR="000E478E" w:rsidRDefault="005D2B9A">
      <w:pPr>
        <w:spacing w:before="240"/>
        <w:jc w:val="both"/>
        <w:rPr>
          <w:rFonts w:ascii="Serif" w:eastAsia="Times New Roman" w:hAnsi="Serif" w:cstheme="minorHAnsi"/>
          <w:color w:val="000000"/>
        </w:rPr>
      </w:pPr>
      <w:r>
        <w:rPr>
          <w:rFonts w:ascii="Serif" w:eastAsia="Times New Roman" w:hAnsi="Serif" w:cstheme="minorHAnsi"/>
          <w:color w:val="000000"/>
        </w:rPr>
        <w:t>This operationalmanualfor parent coaches and supervisorspresents the strategy for delivering the parent and caregiver coaching program in Lusaka and Chongwe. It serves as a blueprint in guiding key implementers who will be managing, coordinating and delivering the program.</w:t>
      </w:r>
    </w:p>
    <w:p w14:paraId="44B8E8CB" w14:textId="77777777" w:rsidR="000E478E" w:rsidRDefault="005D2B9A">
      <w:pPr>
        <w:spacing w:before="240"/>
        <w:jc w:val="both"/>
        <w:rPr>
          <w:rFonts w:ascii="Serif" w:eastAsia="Times New Roman" w:hAnsi="Serif" w:cstheme="minorHAnsi"/>
          <w:color w:val="000000"/>
        </w:rPr>
      </w:pPr>
      <w:r>
        <w:rPr>
          <w:rFonts w:ascii="Serif" w:eastAsia="Times New Roman" w:hAnsi="Serif" w:cstheme="minorHAnsi"/>
          <w:color w:val="000000"/>
        </w:rPr>
        <w:t>It is expected to be used along with the following documents developed by MOH with support from UNICEF and Child Fund</w:t>
      </w:r>
    </w:p>
    <w:p w14:paraId="04C77FBA" w14:textId="77777777" w:rsidR="000E478E" w:rsidRDefault="005D2B9A">
      <w:pPr>
        <w:pStyle w:val="ListParagraph"/>
        <w:numPr>
          <w:ilvl w:val="0"/>
          <w:numId w:val="3"/>
        </w:numPr>
        <w:spacing w:before="240"/>
        <w:jc w:val="both"/>
        <w:rPr>
          <w:rFonts w:ascii="Serif" w:eastAsia="Times New Roman" w:hAnsi="Serif" w:cstheme="minorHAnsi"/>
          <w:color w:val="000000"/>
        </w:rPr>
      </w:pPr>
      <w:r>
        <w:rPr>
          <w:rFonts w:ascii="Serif" w:eastAsia="Times New Roman" w:hAnsi="Serif" w:cstheme="minorHAnsi"/>
          <w:color w:val="000000"/>
        </w:rPr>
        <w:t>ECD Family Counselling Guide</w:t>
      </w:r>
    </w:p>
    <w:p w14:paraId="747BBD16" w14:textId="77777777" w:rsidR="000E478E" w:rsidRDefault="005D2B9A">
      <w:pPr>
        <w:pStyle w:val="ListParagraph"/>
        <w:numPr>
          <w:ilvl w:val="0"/>
          <w:numId w:val="3"/>
        </w:numPr>
        <w:spacing w:before="240"/>
        <w:jc w:val="both"/>
        <w:rPr>
          <w:rFonts w:ascii="Serif" w:eastAsia="Times New Roman" w:hAnsi="Serif" w:cstheme="minorHAnsi"/>
          <w:color w:val="000000"/>
        </w:rPr>
      </w:pPr>
      <w:r>
        <w:rPr>
          <w:rFonts w:ascii="Serif" w:eastAsia="Times New Roman" w:hAnsi="Serif" w:cstheme="minorHAnsi"/>
          <w:color w:val="000000"/>
        </w:rPr>
        <w:t>ECD Group Counselling Charts and Posters</w:t>
      </w:r>
    </w:p>
    <w:p w14:paraId="4A11EFE0" w14:textId="77777777" w:rsidR="000E478E" w:rsidRDefault="005D2B9A">
      <w:pPr>
        <w:pStyle w:val="ListParagraph"/>
        <w:numPr>
          <w:ilvl w:val="0"/>
          <w:numId w:val="3"/>
        </w:numPr>
        <w:spacing w:before="240"/>
        <w:jc w:val="both"/>
        <w:rPr>
          <w:rFonts w:ascii="Serif" w:eastAsia="Times New Roman" w:hAnsi="Serif" w:cstheme="minorHAnsi"/>
          <w:color w:val="000000"/>
        </w:rPr>
      </w:pPr>
      <w:r>
        <w:rPr>
          <w:rFonts w:ascii="Serif" w:eastAsia="Times New Roman" w:hAnsi="Serif" w:cstheme="minorHAnsi"/>
          <w:color w:val="000000"/>
        </w:rPr>
        <w:t>Guide for Using Group Counselling Card</w:t>
      </w:r>
    </w:p>
    <w:p w14:paraId="2D2C3A05" w14:textId="77777777" w:rsidR="000E478E" w:rsidRDefault="000E478E">
      <w:pPr>
        <w:spacing w:before="240"/>
        <w:jc w:val="both"/>
        <w:rPr>
          <w:rFonts w:ascii="Serif" w:eastAsia="Times New Roman" w:hAnsi="Serif" w:cstheme="minorHAnsi"/>
          <w:color w:val="000000"/>
        </w:rPr>
      </w:pPr>
    </w:p>
    <w:p w14:paraId="14BA9CE6" w14:textId="77777777" w:rsidR="000E478E" w:rsidRDefault="000E478E">
      <w:pPr>
        <w:rPr>
          <w:rFonts w:ascii="Serif" w:eastAsia="Times New Roman" w:hAnsi="Serif" w:cstheme="minorHAnsi"/>
          <w:color w:val="000000"/>
        </w:rPr>
      </w:pPr>
    </w:p>
    <w:p w14:paraId="5621D72E" w14:textId="77777777" w:rsidR="000E478E" w:rsidRDefault="005D2B9A">
      <w:pPr>
        <w:spacing w:before="240"/>
        <w:jc w:val="both"/>
        <w:rPr>
          <w:rFonts w:ascii="Serif" w:eastAsia="Times New Roman" w:hAnsi="Serif" w:cstheme="minorHAnsi"/>
          <w:color w:val="000000"/>
        </w:rPr>
      </w:pPr>
      <w:r>
        <w:rPr>
          <w:rFonts w:ascii="Serif" w:eastAsia="Times New Roman" w:hAnsi="Serif" w:cstheme="minorHAnsi"/>
          <w:color w:val="000000"/>
        </w:rPr>
        <w:br w:type="page"/>
      </w:r>
    </w:p>
    <w:bookmarkStart w:id="6" w:name="_Toc213003196" w:displacedByCustomXml="next"/>
    <w:sdt>
      <w:sdtPr>
        <w:rPr>
          <w:rFonts w:ascii="Serif" w:eastAsiaTheme="majorEastAsia" w:hAnsi="Serif" w:cstheme="majorBidi"/>
          <w:b w:val="0"/>
          <w:bCs w:val="0"/>
          <w:color w:val="2F5496" w:themeColor="accent1" w:themeShade="BF"/>
          <w:kern w:val="0"/>
          <w:sz w:val="40"/>
          <w:szCs w:val="40"/>
        </w:rPr>
        <w:id w:val="-1248645859"/>
        <w:docPartObj>
          <w:docPartGallery w:val="Table of Contents"/>
          <w:docPartUnique/>
        </w:docPartObj>
      </w:sdtPr>
      <w:sdtEndPr>
        <w:rPr>
          <w:rFonts w:eastAsiaTheme="minorHAnsi" w:cstheme="minorBidi"/>
          <w:b/>
          <w:bCs/>
          <w:color w:val="auto"/>
          <w:sz w:val="22"/>
          <w:szCs w:val="22"/>
        </w:rPr>
      </w:sdtEndPr>
      <w:sdtContent>
        <w:p w14:paraId="6B48DF51" w14:textId="77777777" w:rsidR="000E478E" w:rsidRDefault="005D2B9A">
          <w:pPr>
            <w:pStyle w:val="Heading1"/>
            <w:keepNext/>
            <w:keepLines/>
            <w:spacing w:before="360" w:beforeAutospacing="0" w:after="80" w:afterAutospacing="0" w:line="259" w:lineRule="auto"/>
            <w:rPr>
              <w:rFonts w:ascii="Serif" w:eastAsiaTheme="majorEastAsia" w:hAnsi="Serif" w:cstheme="majorBidi"/>
              <w:b w:val="0"/>
              <w:bCs w:val="0"/>
              <w:color w:val="2F5496" w:themeColor="accent1" w:themeShade="BF"/>
              <w:kern w:val="0"/>
              <w:sz w:val="40"/>
              <w:szCs w:val="40"/>
            </w:rPr>
          </w:pPr>
          <w:r>
            <w:rPr>
              <w:rFonts w:ascii="Serif" w:eastAsiaTheme="majorEastAsia" w:hAnsi="Serif" w:cstheme="majorBidi"/>
              <w:b w:val="0"/>
              <w:bCs w:val="0"/>
              <w:color w:val="2F5496" w:themeColor="accent1" w:themeShade="BF"/>
              <w:kern w:val="0"/>
              <w:sz w:val="40"/>
              <w:szCs w:val="40"/>
            </w:rPr>
            <w:t>Contents</w:t>
          </w:r>
          <w:bookmarkEnd w:id="6"/>
        </w:p>
        <w:p w14:paraId="65AC1DEF" w14:textId="77777777" w:rsidR="000E478E" w:rsidRDefault="005D2B9A">
          <w:pPr>
            <w:pStyle w:val="TOC1"/>
            <w:tabs>
              <w:tab w:val="right" w:leader="dot" w:pos="9350"/>
            </w:tabs>
            <w:rPr>
              <w:rFonts w:eastAsiaTheme="minorEastAsia"/>
              <w:kern w:val="2"/>
              <w:sz w:val="24"/>
              <w:szCs w:val="24"/>
              <w:lang w:val="en-GB" w:eastAsia="en-GB"/>
            </w:rPr>
          </w:pPr>
          <w:r>
            <w:rPr>
              <w:rFonts w:ascii="Serif" w:hAnsi="Serif"/>
            </w:rPr>
            <w:fldChar w:fldCharType="begin"/>
          </w:r>
          <w:r>
            <w:rPr>
              <w:rFonts w:ascii="Serif" w:hAnsi="Serif"/>
            </w:rPr>
            <w:instrText xml:space="preserve"> TOC \o "1-3" \h \z \u </w:instrText>
          </w:r>
          <w:r>
            <w:rPr>
              <w:rFonts w:ascii="Serif" w:hAnsi="Serif"/>
            </w:rPr>
            <w:fldChar w:fldCharType="separate"/>
          </w:r>
          <w:hyperlink w:anchor="_Toc213003192" w:history="1">
            <w:r>
              <w:rPr>
                <w:rStyle w:val="Hyperlink"/>
                <w:rFonts w:ascii="Serif" w:eastAsiaTheme="majorEastAsia" w:hAnsi="Serif" w:cstheme="majorBidi"/>
              </w:rPr>
              <w:t>Forward</w:t>
            </w:r>
            <w:r>
              <w:tab/>
            </w:r>
            <w:r>
              <w:fldChar w:fldCharType="begin"/>
            </w:r>
            <w:r>
              <w:instrText xml:space="preserve"> PAGEREF _Toc213003192 \h </w:instrText>
            </w:r>
            <w:r>
              <w:fldChar w:fldCharType="separate"/>
            </w:r>
            <w:r>
              <w:t>i</w:t>
            </w:r>
            <w:r>
              <w:fldChar w:fldCharType="end"/>
            </w:r>
          </w:hyperlink>
        </w:p>
        <w:p w14:paraId="17054F3D" w14:textId="77777777" w:rsidR="000E478E" w:rsidRDefault="005D2B9A">
          <w:pPr>
            <w:pStyle w:val="TOC1"/>
            <w:tabs>
              <w:tab w:val="right" w:leader="dot" w:pos="9350"/>
            </w:tabs>
            <w:rPr>
              <w:rFonts w:eastAsiaTheme="minorEastAsia"/>
              <w:kern w:val="2"/>
              <w:sz w:val="24"/>
              <w:szCs w:val="24"/>
              <w:lang w:val="en-GB" w:eastAsia="en-GB"/>
            </w:rPr>
          </w:pPr>
          <w:hyperlink w:anchor="_Toc213003193" w:history="1">
            <w:r>
              <w:rPr>
                <w:rStyle w:val="Hyperlink"/>
                <w:rFonts w:ascii="Serif" w:eastAsiaTheme="majorEastAsia" w:hAnsi="Serif" w:cstheme="majorBidi"/>
              </w:rPr>
              <w:t>Acknowledgement</w:t>
            </w:r>
            <w:r>
              <w:tab/>
            </w:r>
            <w:r>
              <w:fldChar w:fldCharType="begin"/>
            </w:r>
            <w:r>
              <w:instrText xml:space="preserve"> PAGEREF _Toc213003193 \h </w:instrText>
            </w:r>
            <w:r>
              <w:fldChar w:fldCharType="separate"/>
            </w:r>
            <w:r>
              <w:t>ii</w:t>
            </w:r>
            <w:r>
              <w:fldChar w:fldCharType="end"/>
            </w:r>
          </w:hyperlink>
        </w:p>
        <w:p w14:paraId="41BDA2D7" w14:textId="77777777" w:rsidR="000E478E" w:rsidRDefault="005D2B9A">
          <w:pPr>
            <w:pStyle w:val="TOC1"/>
            <w:tabs>
              <w:tab w:val="right" w:leader="dot" w:pos="9350"/>
            </w:tabs>
            <w:rPr>
              <w:rFonts w:eastAsiaTheme="minorEastAsia"/>
              <w:kern w:val="2"/>
              <w:sz w:val="24"/>
              <w:szCs w:val="24"/>
              <w:lang w:val="en-GB" w:eastAsia="en-GB"/>
            </w:rPr>
          </w:pPr>
          <w:hyperlink w:anchor="_Toc213003194" w:history="1">
            <w:r>
              <w:rPr>
                <w:rStyle w:val="Hyperlink"/>
                <w:rFonts w:ascii="Serif" w:eastAsiaTheme="majorEastAsia" w:hAnsi="Serif" w:cstheme="majorBidi"/>
              </w:rPr>
              <w:t>About the ECD Program</w:t>
            </w:r>
            <w:r>
              <w:tab/>
            </w:r>
            <w:r>
              <w:fldChar w:fldCharType="begin"/>
            </w:r>
            <w:r>
              <w:instrText xml:space="preserve"> PAGEREF _Toc213003194 \h </w:instrText>
            </w:r>
            <w:r>
              <w:fldChar w:fldCharType="separate"/>
            </w:r>
            <w:r>
              <w:t>iii</w:t>
            </w:r>
            <w:r>
              <w:fldChar w:fldCharType="end"/>
            </w:r>
          </w:hyperlink>
        </w:p>
        <w:p w14:paraId="231CD71E" w14:textId="77777777" w:rsidR="000E478E" w:rsidRDefault="005D2B9A">
          <w:pPr>
            <w:pStyle w:val="TOC1"/>
            <w:tabs>
              <w:tab w:val="right" w:leader="dot" w:pos="9350"/>
            </w:tabs>
            <w:rPr>
              <w:rFonts w:eastAsiaTheme="minorEastAsia"/>
              <w:kern w:val="2"/>
              <w:sz w:val="24"/>
              <w:szCs w:val="24"/>
              <w:lang w:val="en-GB" w:eastAsia="en-GB"/>
            </w:rPr>
          </w:pPr>
          <w:hyperlink w:anchor="_Toc213003195" w:history="1">
            <w:r>
              <w:rPr>
                <w:rStyle w:val="Hyperlink"/>
                <w:rFonts w:ascii="Serif" w:eastAsiaTheme="majorEastAsia" w:hAnsi="Serif" w:cstheme="majorBidi"/>
              </w:rPr>
              <w:t>About The Operational Manual</w:t>
            </w:r>
            <w:r>
              <w:tab/>
            </w:r>
            <w:r>
              <w:fldChar w:fldCharType="begin"/>
            </w:r>
            <w:r>
              <w:instrText xml:space="preserve"> PAGEREF _Toc213003195 \h </w:instrText>
            </w:r>
            <w:r>
              <w:fldChar w:fldCharType="separate"/>
            </w:r>
            <w:r>
              <w:t>iv</w:t>
            </w:r>
            <w:r>
              <w:fldChar w:fldCharType="end"/>
            </w:r>
          </w:hyperlink>
        </w:p>
        <w:p w14:paraId="2475588A" w14:textId="77777777" w:rsidR="000E478E" w:rsidRDefault="005D2B9A">
          <w:pPr>
            <w:pStyle w:val="TOC1"/>
            <w:tabs>
              <w:tab w:val="right" w:leader="dot" w:pos="9350"/>
            </w:tabs>
            <w:rPr>
              <w:rFonts w:eastAsiaTheme="minorEastAsia"/>
              <w:kern w:val="2"/>
              <w:sz w:val="24"/>
              <w:szCs w:val="24"/>
              <w:lang w:val="en-GB" w:eastAsia="en-GB"/>
            </w:rPr>
          </w:pPr>
          <w:hyperlink w:anchor="_Toc213003196" w:history="1">
            <w:r>
              <w:rPr>
                <w:rStyle w:val="Hyperlink"/>
                <w:rFonts w:ascii="Serif" w:eastAsiaTheme="majorEastAsia" w:hAnsi="Serif" w:cstheme="majorBidi"/>
              </w:rPr>
              <w:t>Contents</w:t>
            </w:r>
            <w:r>
              <w:tab/>
            </w:r>
            <w:r>
              <w:fldChar w:fldCharType="begin"/>
            </w:r>
            <w:r>
              <w:instrText xml:space="preserve"> PAGEREF _Toc213003196 \h </w:instrText>
            </w:r>
            <w:r>
              <w:fldChar w:fldCharType="separate"/>
            </w:r>
            <w:r>
              <w:t>v</w:t>
            </w:r>
            <w:r>
              <w:fldChar w:fldCharType="end"/>
            </w:r>
          </w:hyperlink>
        </w:p>
        <w:p w14:paraId="44D27A47" w14:textId="77777777" w:rsidR="000E478E" w:rsidRDefault="005D2B9A">
          <w:pPr>
            <w:pStyle w:val="TOC1"/>
            <w:tabs>
              <w:tab w:val="left" w:pos="440"/>
              <w:tab w:val="right" w:leader="dot" w:pos="9350"/>
            </w:tabs>
            <w:rPr>
              <w:rFonts w:eastAsiaTheme="minorEastAsia"/>
              <w:kern w:val="2"/>
              <w:sz w:val="24"/>
              <w:szCs w:val="24"/>
              <w:lang w:val="en-GB" w:eastAsia="en-GB"/>
            </w:rPr>
          </w:pPr>
          <w:hyperlink w:anchor="_Toc213003197" w:history="1">
            <w:r>
              <w:rPr>
                <w:rStyle w:val="Hyperlink"/>
                <w:rFonts w:ascii="Serif" w:eastAsiaTheme="majorEastAsia" w:hAnsi="Serif" w:cstheme="majorBidi"/>
              </w:rPr>
              <w:t>1.</w:t>
            </w:r>
            <w:r>
              <w:rPr>
                <w:rFonts w:eastAsiaTheme="minorEastAsia"/>
                <w:kern w:val="2"/>
                <w:sz w:val="24"/>
                <w:szCs w:val="24"/>
                <w:lang w:val="en-GB" w:eastAsia="en-GB"/>
              </w:rPr>
              <w:tab/>
            </w:r>
            <w:r>
              <w:rPr>
                <w:rStyle w:val="Hyperlink"/>
                <w:rFonts w:ascii="Serif" w:eastAsiaTheme="majorEastAsia" w:hAnsi="Serif" w:cstheme="majorBidi"/>
              </w:rPr>
              <w:t>Overview of the Parent Coaching Program</w:t>
            </w:r>
            <w:r>
              <w:tab/>
            </w:r>
            <w:r>
              <w:fldChar w:fldCharType="begin"/>
            </w:r>
            <w:r>
              <w:instrText xml:space="preserve"> PAGEREF _Toc213003197 \h </w:instrText>
            </w:r>
            <w:r>
              <w:fldChar w:fldCharType="separate"/>
            </w:r>
            <w:r>
              <w:t>1</w:t>
            </w:r>
            <w:r>
              <w:fldChar w:fldCharType="end"/>
            </w:r>
          </w:hyperlink>
        </w:p>
        <w:p w14:paraId="59A9CEF5"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198" w:history="1">
            <w:r>
              <w:rPr>
                <w:rStyle w:val="Hyperlink"/>
                <w:rFonts w:ascii="Serif" w:eastAsiaTheme="majorEastAsia" w:hAnsi="Serif" w:cs="Arial"/>
                <w:lang w:val="en-GB"/>
              </w:rPr>
              <w:t>1.1</w:t>
            </w:r>
            <w:r>
              <w:rPr>
                <w:rFonts w:eastAsiaTheme="minorEastAsia"/>
                <w:kern w:val="2"/>
                <w:sz w:val="24"/>
                <w:szCs w:val="24"/>
                <w:lang w:val="en-GB" w:eastAsia="en-GB"/>
              </w:rPr>
              <w:tab/>
            </w:r>
            <w:r>
              <w:rPr>
                <w:rStyle w:val="Hyperlink"/>
                <w:rFonts w:ascii="Serif" w:eastAsiaTheme="majorEastAsia" w:hAnsi="Serif" w:cs="Arial"/>
                <w:lang w:val="en-GB"/>
              </w:rPr>
              <w:t>Introduction</w:t>
            </w:r>
            <w:r>
              <w:tab/>
            </w:r>
            <w:r>
              <w:fldChar w:fldCharType="begin"/>
            </w:r>
            <w:r>
              <w:instrText xml:space="preserve"> PAGEREF _Toc213003198 \h </w:instrText>
            </w:r>
            <w:r>
              <w:fldChar w:fldCharType="separate"/>
            </w:r>
            <w:r>
              <w:t>1</w:t>
            </w:r>
            <w:r>
              <w:fldChar w:fldCharType="end"/>
            </w:r>
          </w:hyperlink>
        </w:p>
        <w:p w14:paraId="62756CB0"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199" w:history="1">
            <w:r>
              <w:rPr>
                <w:rStyle w:val="Hyperlink"/>
                <w:rFonts w:ascii="Serif" w:eastAsiaTheme="majorEastAsia" w:hAnsi="Serif" w:cs="Arial"/>
                <w:lang w:val="en-GB"/>
              </w:rPr>
              <w:t>1.2</w:t>
            </w:r>
            <w:r>
              <w:rPr>
                <w:rFonts w:eastAsiaTheme="minorEastAsia"/>
                <w:kern w:val="2"/>
                <w:sz w:val="24"/>
                <w:szCs w:val="24"/>
                <w:lang w:val="en-GB" w:eastAsia="en-GB"/>
              </w:rPr>
              <w:tab/>
            </w:r>
            <w:r>
              <w:rPr>
                <w:rStyle w:val="Hyperlink"/>
                <w:rFonts w:ascii="Serif" w:eastAsiaTheme="majorEastAsia" w:hAnsi="Serif" w:cs="Arial"/>
                <w:lang w:val="en-GB"/>
              </w:rPr>
              <w:t>Design and Purpose</w:t>
            </w:r>
            <w:r>
              <w:tab/>
            </w:r>
            <w:r>
              <w:fldChar w:fldCharType="begin"/>
            </w:r>
            <w:r>
              <w:instrText xml:space="preserve"> PAGEREF _Toc213003199 \h </w:instrText>
            </w:r>
            <w:r>
              <w:fldChar w:fldCharType="separate"/>
            </w:r>
            <w:r>
              <w:t>1</w:t>
            </w:r>
            <w:r>
              <w:fldChar w:fldCharType="end"/>
            </w:r>
          </w:hyperlink>
        </w:p>
        <w:p w14:paraId="4DD7740D"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00" w:history="1">
            <w:r>
              <w:rPr>
                <w:rStyle w:val="Hyperlink"/>
                <w:rFonts w:ascii="Serif" w:eastAsiaTheme="majorEastAsia" w:hAnsi="Serif" w:cs="Arial"/>
                <w:lang w:val="en-GB"/>
              </w:rPr>
              <w:t>1.3</w:t>
            </w:r>
            <w:r>
              <w:rPr>
                <w:rFonts w:eastAsiaTheme="minorEastAsia"/>
                <w:kern w:val="2"/>
                <w:sz w:val="24"/>
                <w:szCs w:val="24"/>
                <w:lang w:val="en-GB" w:eastAsia="en-GB"/>
              </w:rPr>
              <w:tab/>
            </w:r>
            <w:r>
              <w:rPr>
                <w:rStyle w:val="Hyperlink"/>
                <w:rFonts w:ascii="Serif" w:eastAsiaTheme="majorEastAsia" w:hAnsi="Serif" w:cs="Arial"/>
                <w:lang w:val="en-GB"/>
              </w:rPr>
              <w:t>Target Population</w:t>
            </w:r>
            <w:r>
              <w:tab/>
            </w:r>
            <w:r>
              <w:fldChar w:fldCharType="begin"/>
            </w:r>
            <w:r>
              <w:instrText xml:space="preserve"> PAGEREF _Toc213003200 \h </w:instrText>
            </w:r>
            <w:r>
              <w:fldChar w:fldCharType="separate"/>
            </w:r>
            <w:r>
              <w:t>1</w:t>
            </w:r>
            <w:r>
              <w:fldChar w:fldCharType="end"/>
            </w:r>
          </w:hyperlink>
        </w:p>
        <w:p w14:paraId="5D8C07F0"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01" w:history="1">
            <w:r>
              <w:rPr>
                <w:rStyle w:val="Hyperlink"/>
                <w:rFonts w:ascii="Serif" w:eastAsiaTheme="majorEastAsia" w:hAnsi="Serif" w:cs="Arial"/>
                <w:lang w:val="en-GB"/>
              </w:rPr>
              <w:t>1.4</w:t>
            </w:r>
            <w:r>
              <w:rPr>
                <w:rFonts w:eastAsiaTheme="minorEastAsia"/>
                <w:kern w:val="2"/>
                <w:sz w:val="24"/>
                <w:szCs w:val="24"/>
                <w:lang w:val="en-GB" w:eastAsia="en-GB"/>
              </w:rPr>
              <w:tab/>
            </w:r>
            <w:r>
              <w:rPr>
                <w:rStyle w:val="Hyperlink"/>
                <w:rFonts w:ascii="Serif" w:eastAsiaTheme="majorEastAsia" w:hAnsi="Serif" w:cs="Arial"/>
                <w:lang w:val="en-GB"/>
              </w:rPr>
              <w:t>Key Objectives</w:t>
            </w:r>
            <w:r>
              <w:tab/>
            </w:r>
            <w:r>
              <w:fldChar w:fldCharType="begin"/>
            </w:r>
            <w:r>
              <w:instrText xml:space="preserve"> PAGEREF _Toc213003201 \h </w:instrText>
            </w:r>
            <w:r>
              <w:fldChar w:fldCharType="separate"/>
            </w:r>
            <w:r>
              <w:t>2</w:t>
            </w:r>
            <w:r>
              <w:fldChar w:fldCharType="end"/>
            </w:r>
          </w:hyperlink>
        </w:p>
        <w:p w14:paraId="60196DA2"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02" w:history="1">
            <w:r>
              <w:rPr>
                <w:rStyle w:val="Hyperlink"/>
                <w:rFonts w:ascii="Serif" w:eastAsiaTheme="majorEastAsia" w:hAnsi="Serif" w:cs="Arial"/>
                <w:lang w:val="en-GB"/>
              </w:rPr>
              <w:t>1.5</w:t>
            </w:r>
            <w:r>
              <w:rPr>
                <w:rFonts w:eastAsiaTheme="minorEastAsia"/>
                <w:kern w:val="2"/>
                <w:sz w:val="24"/>
                <w:szCs w:val="24"/>
                <w:lang w:val="en-GB" w:eastAsia="en-GB"/>
              </w:rPr>
              <w:tab/>
            </w:r>
            <w:r>
              <w:rPr>
                <w:rStyle w:val="Hyperlink"/>
                <w:rFonts w:ascii="Serif" w:eastAsiaTheme="majorEastAsia" w:hAnsi="Serif" w:cs="Arial"/>
                <w:lang w:val="en-GB"/>
              </w:rPr>
              <w:t>Expected outcomes</w:t>
            </w:r>
            <w:r>
              <w:tab/>
            </w:r>
            <w:r>
              <w:fldChar w:fldCharType="begin"/>
            </w:r>
            <w:r>
              <w:instrText xml:space="preserve"> PAGEREF _Toc213003202 \h </w:instrText>
            </w:r>
            <w:r>
              <w:fldChar w:fldCharType="separate"/>
            </w:r>
            <w:r>
              <w:t>2</w:t>
            </w:r>
            <w:r>
              <w:fldChar w:fldCharType="end"/>
            </w:r>
          </w:hyperlink>
        </w:p>
        <w:p w14:paraId="4A8FCBD3" w14:textId="77777777" w:rsidR="000E478E" w:rsidRDefault="005D2B9A">
          <w:pPr>
            <w:pStyle w:val="TOC1"/>
            <w:tabs>
              <w:tab w:val="left" w:pos="440"/>
              <w:tab w:val="right" w:leader="dot" w:pos="9350"/>
            </w:tabs>
            <w:rPr>
              <w:rFonts w:eastAsiaTheme="minorEastAsia"/>
              <w:kern w:val="2"/>
              <w:sz w:val="24"/>
              <w:szCs w:val="24"/>
              <w:lang w:val="en-GB" w:eastAsia="en-GB"/>
            </w:rPr>
          </w:pPr>
          <w:hyperlink w:anchor="_Toc213003203" w:history="1">
            <w:r>
              <w:rPr>
                <w:rStyle w:val="Hyperlink"/>
                <w:rFonts w:ascii="Serif" w:eastAsiaTheme="majorEastAsia" w:hAnsi="Serif" w:cstheme="majorBidi"/>
              </w:rPr>
              <w:t>1.</w:t>
            </w:r>
            <w:r>
              <w:rPr>
                <w:rFonts w:eastAsiaTheme="minorEastAsia"/>
                <w:kern w:val="2"/>
                <w:sz w:val="24"/>
                <w:szCs w:val="24"/>
                <w:lang w:val="en-GB" w:eastAsia="en-GB"/>
              </w:rPr>
              <w:tab/>
            </w:r>
            <w:r>
              <w:rPr>
                <w:rStyle w:val="Hyperlink"/>
                <w:rFonts w:ascii="Serif" w:eastAsiaTheme="majorEastAsia" w:hAnsi="Serif" w:cstheme="majorBidi"/>
              </w:rPr>
              <w:t>Organisational Structure</w:t>
            </w:r>
            <w:r>
              <w:tab/>
            </w:r>
            <w:r>
              <w:fldChar w:fldCharType="begin"/>
            </w:r>
            <w:r>
              <w:instrText xml:space="preserve"> PAGEREF _Toc213003203 \h </w:instrText>
            </w:r>
            <w:r>
              <w:fldChar w:fldCharType="separate"/>
            </w:r>
            <w:r>
              <w:t>2</w:t>
            </w:r>
            <w:r>
              <w:fldChar w:fldCharType="end"/>
            </w:r>
          </w:hyperlink>
        </w:p>
        <w:p w14:paraId="098B2DAE"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04" w:history="1">
            <w:r>
              <w:rPr>
                <w:rStyle w:val="Hyperlink"/>
                <w:rFonts w:ascii="Serif" w:eastAsiaTheme="majorEastAsia" w:hAnsi="Serif" w:cs="Arial"/>
                <w:lang w:val="en-GB"/>
              </w:rPr>
              <w:t>1.1</w:t>
            </w:r>
            <w:r>
              <w:rPr>
                <w:rFonts w:eastAsiaTheme="minorEastAsia"/>
                <w:kern w:val="2"/>
                <w:sz w:val="24"/>
                <w:szCs w:val="24"/>
                <w:lang w:val="en-GB" w:eastAsia="en-GB"/>
              </w:rPr>
              <w:tab/>
            </w:r>
            <w:r>
              <w:rPr>
                <w:rStyle w:val="Hyperlink"/>
                <w:rFonts w:ascii="Serif" w:eastAsiaTheme="majorEastAsia" w:hAnsi="Serif" w:cs="Arial"/>
                <w:lang w:val="en-GB"/>
              </w:rPr>
              <w:t>Parent Coaches</w:t>
            </w:r>
            <w:r>
              <w:tab/>
            </w:r>
            <w:r>
              <w:fldChar w:fldCharType="begin"/>
            </w:r>
            <w:r>
              <w:instrText xml:space="preserve"> PAGEREF _Toc213003204 \h </w:instrText>
            </w:r>
            <w:r>
              <w:fldChar w:fldCharType="separate"/>
            </w:r>
            <w:r>
              <w:t>2</w:t>
            </w:r>
            <w:r>
              <w:fldChar w:fldCharType="end"/>
            </w:r>
          </w:hyperlink>
        </w:p>
        <w:p w14:paraId="3B641F63"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05" w:history="1">
            <w:r>
              <w:rPr>
                <w:rStyle w:val="Hyperlink"/>
                <w:rFonts w:ascii="Serif" w:eastAsiaTheme="majorEastAsia" w:hAnsi="Serif" w:cs="Arial"/>
                <w:lang w:val="en-GB"/>
              </w:rPr>
              <w:t>1.2</w:t>
            </w:r>
            <w:r>
              <w:rPr>
                <w:rFonts w:eastAsiaTheme="minorEastAsia"/>
                <w:kern w:val="2"/>
                <w:sz w:val="24"/>
                <w:szCs w:val="24"/>
                <w:lang w:val="en-GB" w:eastAsia="en-GB"/>
              </w:rPr>
              <w:tab/>
            </w:r>
            <w:r>
              <w:rPr>
                <w:rStyle w:val="Hyperlink"/>
                <w:rFonts w:ascii="Serif" w:eastAsiaTheme="majorEastAsia" w:hAnsi="Serif" w:cs="Arial"/>
                <w:lang w:val="en-GB"/>
              </w:rPr>
              <w:t>Supervisors</w:t>
            </w:r>
            <w:r>
              <w:tab/>
            </w:r>
            <w:r>
              <w:fldChar w:fldCharType="begin"/>
            </w:r>
            <w:r>
              <w:instrText xml:space="preserve"> PAGEREF _Toc213003205 \h </w:instrText>
            </w:r>
            <w:r>
              <w:fldChar w:fldCharType="separate"/>
            </w:r>
            <w:r>
              <w:t>3</w:t>
            </w:r>
            <w:r>
              <w:fldChar w:fldCharType="end"/>
            </w:r>
          </w:hyperlink>
        </w:p>
        <w:p w14:paraId="0B14F521"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06" w:history="1">
            <w:r>
              <w:rPr>
                <w:rStyle w:val="Hyperlink"/>
                <w:rFonts w:ascii="Serif" w:eastAsiaTheme="majorEastAsia" w:hAnsi="Serif" w:cs="Arial"/>
                <w:lang w:val="en-GB"/>
              </w:rPr>
              <w:t>1.3</w:t>
            </w:r>
            <w:r>
              <w:rPr>
                <w:rFonts w:eastAsiaTheme="minorEastAsia"/>
                <w:kern w:val="2"/>
                <w:sz w:val="24"/>
                <w:szCs w:val="24"/>
                <w:lang w:val="en-GB" w:eastAsia="en-GB"/>
              </w:rPr>
              <w:tab/>
            </w:r>
            <w:r>
              <w:rPr>
                <w:rStyle w:val="Hyperlink"/>
                <w:rFonts w:ascii="Serif" w:eastAsiaTheme="majorEastAsia" w:hAnsi="Serif" w:cs="Arial"/>
                <w:lang w:val="en-GB"/>
              </w:rPr>
              <w:t>Reporting Structure</w:t>
            </w:r>
            <w:r>
              <w:tab/>
            </w:r>
            <w:r>
              <w:fldChar w:fldCharType="begin"/>
            </w:r>
            <w:r>
              <w:instrText xml:space="preserve"> PAGEREF _Toc213003206 \h </w:instrText>
            </w:r>
            <w:r>
              <w:fldChar w:fldCharType="separate"/>
            </w:r>
            <w:r>
              <w:t>3</w:t>
            </w:r>
            <w:r>
              <w:fldChar w:fldCharType="end"/>
            </w:r>
          </w:hyperlink>
        </w:p>
        <w:p w14:paraId="3E0CB680" w14:textId="77777777" w:rsidR="000E478E" w:rsidRDefault="005D2B9A">
          <w:pPr>
            <w:pStyle w:val="TOC1"/>
            <w:tabs>
              <w:tab w:val="left" w:pos="440"/>
              <w:tab w:val="right" w:leader="dot" w:pos="9350"/>
            </w:tabs>
            <w:rPr>
              <w:rFonts w:eastAsiaTheme="minorEastAsia"/>
              <w:kern w:val="2"/>
              <w:sz w:val="24"/>
              <w:szCs w:val="24"/>
              <w:lang w:val="en-GB" w:eastAsia="en-GB"/>
            </w:rPr>
          </w:pPr>
          <w:hyperlink w:anchor="_Toc213003207" w:history="1">
            <w:r>
              <w:rPr>
                <w:rStyle w:val="Hyperlink"/>
                <w:rFonts w:ascii="Serif" w:eastAsiaTheme="majorEastAsia" w:hAnsi="Serif" w:cstheme="majorBidi"/>
              </w:rPr>
              <w:t>2.</w:t>
            </w:r>
            <w:r>
              <w:rPr>
                <w:rFonts w:eastAsiaTheme="minorEastAsia"/>
                <w:kern w:val="2"/>
                <w:sz w:val="24"/>
                <w:szCs w:val="24"/>
                <w:lang w:val="en-GB" w:eastAsia="en-GB"/>
              </w:rPr>
              <w:tab/>
            </w:r>
            <w:r>
              <w:rPr>
                <w:rStyle w:val="Hyperlink"/>
                <w:rFonts w:ascii="Serif" w:eastAsiaTheme="majorEastAsia" w:hAnsi="Serif" w:cstheme="majorBidi"/>
              </w:rPr>
              <w:t>Delivery Mechanism</w:t>
            </w:r>
            <w:r>
              <w:tab/>
            </w:r>
            <w:r>
              <w:fldChar w:fldCharType="begin"/>
            </w:r>
            <w:r>
              <w:instrText xml:space="preserve"> PAGEREF _Toc213003207 \h </w:instrText>
            </w:r>
            <w:r>
              <w:fldChar w:fldCharType="separate"/>
            </w:r>
            <w:r>
              <w:t>3</w:t>
            </w:r>
            <w:r>
              <w:fldChar w:fldCharType="end"/>
            </w:r>
          </w:hyperlink>
        </w:p>
        <w:p w14:paraId="08C2193B"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08" w:history="1">
            <w:r>
              <w:rPr>
                <w:rStyle w:val="Hyperlink"/>
                <w:rFonts w:ascii="Serif" w:eastAsiaTheme="majorEastAsia" w:hAnsi="Serif" w:cs="Arial"/>
                <w:lang w:val="en-GB"/>
              </w:rPr>
              <w:t>2.1</w:t>
            </w:r>
            <w:r>
              <w:rPr>
                <w:rFonts w:eastAsiaTheme="minorEastAsia"/>
                <w:kern w:val="2"/>
                <w:sz w:val="24"/>
                <w:szCs w:val="24"/>
                <w:lang w:val="en-GB" w:eastAsia="en-GB"/>
              </w:rPr>
              <w:tab/>
            </w:r>
            <w:r>
              <w:rPr>
                <w:rStyle w:val="Hyperlink"/>
                <w:rFonts w:ascii="Serif" w:eastAsiaTheme="majorEastAsia" w:hAnsi="Serif" w:cs="Arial"/>
                <w:lang w:val="en-GB"/>
              </w:rPr>
              <w:t>Parent Coaching at Household Level</w:t>
            </w:r>
            <w:r>
              <w:tab/>
            </w:r>
            <w:r>
              <w:fldChar w:fldCharType="begin"/>
            </w:r>
            <w:r>
              <w:instrText xml:space="preserve"> PAGEREF _Toc213003208 \h </w:instrText>
            </w:r>
            <w:r>
              <w:fldChar w:fldCharType="separate"/>
            </w:r>
            <w:r>
              <w:t>3</w:t>
            </w:r>
            <w:r>
              <w:fldChar w:fldCharType="end"/>
            </w:r>
          </w:hyperlink>
        </w:p>
        <w:p w14:paraId="194E9FE9"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09" w:history="1">
            <w:r>
              <w:rPr>
                <w:rStyle w:val="Hyperlink"/>
                <w:rFonts w:ascii="Serif" w:eastAsiaTheme="majorEastAsia" w:hAnsi="Serif" w:cs="Arial"/>
                <w:lang w:val="en-GB"/>
              </w:rPr>
              <w:t>2.2</w:t>
            </w:r>
            <w:r>
              <w:rPr>
                <w:rFonts w:eastAsiaTheme="minorEastAsia"/>
                <w:kern w:val="2"/>
                <w:sz w:val="24"/>
                <w:szCs w:val="24"/>
                <w:lang w:val="en-GB" w:eastAsia="en-GB"/>
              </w:rPr>
              <w:tab/>
            </w:r>
            <w:r>
              <w:rPr>
                <w:rStyle w:val="Hyperlink"/>
                <w:rFonts w:ascii="Serif" w:eastAsiaTheme="majorEastAsia" w:hAnsi="Serif" w:cs="Arial"/>
                <w:lang w:val="en-GB"/>
              </w:rPr>
              <w:t>Parent Coaching at Group Level</w:t>
            </w:r>
            <w:r>
              <w:tab/>
            </w:r>
            <w:r>
              <w:fldChar w:fldCharType="begin"/>
            </w:r>
            <w:r>
              <w:instrText xml:space="preserve"> PAGEREF _Toc213003209 \h </w:instrText>
            </w:r>
            <w:r>
              <w:fldChar w:fldCharType="separate"/>
            </w:r>
            <w:r>
              <w:t>4</w:t>
            </w:r>
            <w:r>
              <w:fldChar w:fldCharType="end"/>
            </w:r>
          </w:hyperlink>
        </w:p>
        <w:p w14:paraId="78597F50" w14:textId="77777777" w:rsidR="000E478E" w:rsidRDefault="005D2B9A">
          <w:pPr>
            <w:pStyle w:val="TOC1"/>
            <w:tabs>
              <w:tab w:val="left" w:pos="440"/>
              <w:tab w:val="right" w:leader="dot" w:pos="9350"/>
            </w:tabs>
            <w:rPr>
              <w:rFonts w:eastAsiaTheme="minorEastAsia"/>
              <w:kern w:val="2"/>
              <w:sz w:val="24"/>
              <w:szCs w:val="24"/>
              <w:lang w:val="en-GB" w:eastAsia="en-GB"/>
            </w:rPr>
          </w:pPr>
          <w:hyperlink w:anchor="_Toc213003210" w:history="1">
            <w:r>
              <w:rPr>
                <w:rStyle w:val="Hyperlink"/>
                <w:rFonts w:ascii="Serif" w:eastAsiaTheme="majorEastAsia" w:hAnsi="Serif" w:cstheme="majorBidi"/>
              </w:rPr>
              <w:t>3.</w:t>
            </w:r>
            <w:r>
              <w:rPr>
                <w:rFonts w:eastAsiaTheme="minorEastAsia"/>
                <w:kern w:val="2"/>
                <w:sz w:val="24"/>
                <w:szCs w:val="24"/>
                <w:lang w:val="en-GB" w:eastAsia="en-GB"/>
              </w:rPr>
              <w:tab/>
            </w:r>
            <w:r>
              <w:rPr>
                <w:rStyle w:val="Hyperlink"/>
                <w:rFonts w:ascii="Serif" w:eastAsiaTheme="majorEastAsia" w:hAnsi="Serif" w:cstheme="majorBidi"/>
              </w:rPr>
              <w:t>Program Management and Coordination</w:t>
            </w:r>
            <w:r>
              <w:tab/>
            </w:r>
            <w:r>
              <w:fldChar w:fldCharType="begin"/>
            </w:r>
            <w:r>
              <w:instrText xml:space="preserve"> PAGEREF _Toc213003210 \h </w:instrText>
            </w:r>
            <w:r>
              <w:fldChar w:fldCharType="separate"/>
            </w:r>
            <w:r>
              <w:t>4</w:t>
            </w:r>
            <w:r>
              <w:fldChar w:fldCharType="end"/>
            </w:r>
          </w:hyperlink>
        </w:p>
        <w:p w14:paraId="1C761FD1"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11" w:history="1">
            <w:r>
              <w:rPr>
                <w:rStyle w:val="Hyperlink"/>
                <w:rFonts w:ascii="Serif" w:eastAsiaTheme="majorEastAsia" w:hAnsi="Serif" w:cs="Arial"/>
                <w:lang w:val="en-GB"/>
              </w:rPr>
              <w:t>3.1</w:t>
            </w:r>
            <w:r>
              <w:rPr>
                <w:rFonts w:eastAsiaTheme="minorEastAsia"/>
                <w:kern w:val="2"/>
                <w:sz w:val="24"/>
                <w:szCs w:val="24"/>
                <w:lang w:val="en-GB" w:eastAsia="en-GB"/>
              </w:rPr>
              <w:tab/>
            </w:r>
            <w:r>
              <w:rPr>
                <w:rStyle w:val="Hyperlink"/>
                <w:rFonts w:ascii="Serif" w:eastAsiaTheme="majorEastAsia" w:hAnsi="Serif" w:cs="Arial"/>
                <w:lang w:val="en-GB"/>
              </w:rPr>
              <w:t>Implementing and Collaborating Sectors</w:t>
            </w:r>
            <w:r>
              <w:tab/>
            </w:r>
            <w:r>
              <w:fldChar w:fldCharType="begin"/>
            </w:r>
            <w:r>
              <w:instrText xml:space="preserve"> PAGEREF _Toc213003211 \h </w:instrText>
            </w:r>
            <w:r>
              <w:fldChar w:fldCharType="separate"/>
            </w:r>
            <w:r>
              <w:t>5</w:t>
            </w:r>
            <w:r>
              <w:fldChar w:fldCharType="end"/>
            </w:r>
          </w:hyperlink>
        </w:p>
        <w:p w14:paraId="7AAF6339"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12" w:history="1">
            <w:r>
              <w:rPr>
                <w:rStyle w:val="Hyperlink"/>
                <w:rFonts w:ascii="Serif" w:eastAsiaTheme="majorEastAsia" w:hAnsi="Serif" w:cs="Arial"/>
                <w:lang w:val="en-GB"/>
              </w:rPr>
              <w:t>3.2</w:t>
            </w:r>
            <w:r>
              <w:rPr>
                <w:rFonts w:eastAsiaTheme="minorEastAsia"/>
                <w:kern w:val="2"/>
                <w:sz w:val="24"/>
                <w:szCs w:val="24"/>
                <w:lang w:val="en-GB" w:eastAsia="en-GB"/>
              </w:rPr>
              <w:tab/>
            </w:r>
            <w:r>
              <w:rPr>
                <w:rStyle w:val="Hyperlink"/>
                <w:rFonts w:ascii="Serif" w:eastAsiaTheme="majorEastAsia" w:hAnsi="Serif" w:cs="Arial"/>
                <w:lang w:val="en-GB"/>
              </w:rPr>
              <w:t>Community Sensitization</w:t>
            </w:r>
            <w:r>
              <w:tab/>
            </w:r>
            <w:r>
              <w:fldChar w:fldCharType="begin"/>
            </w:r>
            <w:r>
              <w:instrText xml:space="preserve"> PAGEREF _Toc213003212 \h </w:instrText>
            </w:r>
            <w:r>
              <w:fldChar w:fldCharType="separate"/>
            </w:r>
            <w:r>
              <w:t>5</w:t>
            </w:r>
            <w:r>
              <w:fldChar w:fldCharType="end"/>
            </w:r>
          </w:hyperlink>
        </w:p>
        <w:p w14:paraId="357E7ACB"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13" w:history="1">
            <w:r>
              <w:rPr>
                <w:rStyle w:val="Hyperlink"/>
                <w:rFonts w:ascii="Serif" w:eastAsiaTheme="majorEastAsia" w:hAnsi="Serif" w:cs="Arial"/>
                <w:lang w:val="en-GB"/>
              </w:rPr>
              <w:t>3.3</w:t>
            </w:r>
            <w:r>
              <w:rPr>
                <w:rFonts w:eastAsiaTheme="minorEastAsia"/>
                <w:kern w:val="2"/>
                <w:sz w:val="24"/>
                <w:szCs w:val="24"/>
                <w:lang w:val="en-GB" w:eastAsia="en-GB"/>
              </w:rPr>
              <w:tab/>
            </w:r>
            <w:r>
              <w:rPr>
                <w:rStyle w:val="Hyperlink"/>
                <w:rFonts w:ascii="Serif" w:eastAsiaTheme="majorEastAsia" w:hAnsi="Serif" w:cs="Arial"/>
                <w:lang w:val="en-GB"/>
              </w:rPr>
              <w:t>Mapping Exercise</w:t>
            </w:r>
            <w:r>
              <w:tab/>
            </w:r>
            <w:r>
              <w:fldChar w:fldCharType="begin"/>
            </w:r>
            <w:r>
              <w:instrText xml:space="preserve"> PAGEREF _Toc213003213 \h </w:instrText>
            </w:r>
            <w:r>
              <w:fldChar w:fldCharType="separate"/>
            </w:r>
            <w:r>
              <w:t>5</w:t>
            </w:r>
            <w:r>
              <w:fldChar w:fldCharType="end"/>
            </w:r>
          </w:hyperlink>
        </w:p>
        <w:p w14:paraId="5039859A"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14" w:history="1">
            <w:r>
              <w:rPr>
                <w:rStyle w:val="Hyperlink"/>
                <w:rFonts w:ascii="Serif" w:eastAsiaTheme="majorEastAsia" w:hAnsi="Serif" w:cs="Arial"/>
                <w:lang w:val="en-GB"/>
              </w:rPr>
              <w:t>3.4</w:t>
            </w:r>
            <w:r>
              <w:rPr>
                <w:rFonts w:eastAsiaTheme="minorEastAsia"/>
                <w:kern w:val="2"/>
                <w:sz w:val="24"/>
                <w:szCs w:val="24"/>
                <w:lang w:val="en-GB" w:eastAsia="en-GB"/>
              </w:rPr>
              <w:tab/>
            </w:r>
            <w:r>
              <w:rPr>
                <w:rStyle w:val="Hyperlink"/>
                <w:rFonts w:ascii="Serif" w:eastAsiaTheme="majorEastAsia" w:hAnsi="Serif" w:cs="Arial"/>
                <w:lang w:val="en-GB"/>
              </w:rPr>
              <w:t>Assigning Households and Groups</w:t>
            </w:r>
            <w:r>
              <w:tab/>
            </w:r>
            <w:r>
              <w:fldChar w:fldCharType="begin"/>
            </w:r>
            <w:r>
              <w:instrText xml:space="preserve"> PAGEREF _Toc213003214 \h </w:instrText>
            </w:r>
            <w:r>
              <w:fldChar w:fldCharType="separate"/>
            </w:r>
            <w:r>
              <w:t>5</w:t>
            </w:r>
            <w:r>
              <w:fldChar w:fldCharType="end"/>
            </w:r>
          </w:hyperlink>
        </w:p>
        <w:p w14:paraId="49C74634" w14:textId="77777777" w:rsidR="000E478E" w:rsidRDefault="005D2B9A">
          <w:pPr>
            <w:pStyle w:val="TOC1"/>
            <w:tabs>
              <w:tab w:val="left" w:pos="440"/>
              <w:tab w:val="right" w:leader="dot" w:pos="9350"/>
            </w:tabs>
            <w:rPr>
              <w:rFonts w:eastAsiaTheme="minorEastAsia"/>
              <w:kern w:val="2"/>
              <w:sz w:val="24"/>
              <w:szCs w:val="24"/>
              <w:lang w:val="en-GB" w:eastAsia="en-GB"/>
            </w:rPr>
          </w:pPr>
          <w:hyperlink w:anchor="_Toc213003215" w:history="1">
            <w:r>
              <w:rPr>
                <w:rStyle w:val="Hyperlink"/>
                <w:rFonts w:ascii="Serif" w:eastAsiaTheme="majorEastAsia" w:hAnsi="Serif" w:cstheme="majorBidi"/>
              </w:rPr>
              <w:t>4.</w:t>
            </w:r>
            <w:r>
              <w:rPr>
                <w:rFonts w:eastAsiaTheme="minorEastAsia"/>
                <w:kern w:val="2"/>
                <w:sz w:val="24"/>
                <w:szCs w:val="24"/>
                <w:lang w:val="en-GB" w:eastAsia="en-GB"/>
              </w:rPr>
              <w:tab/>
            </w:r>
            <w:r>
              <w:rPr>
                <w:rStyle w:val="Hyperlink"/>
                <w:rFonts w:ascii="Serif" w:eastAsiaTheme="majorEastAsia" w:hAnsi="Serif" w:cstheme="majorBidi"/>
              </w:rPr>
              <w:t>Guidelines for Parent Coaches</w:t>
            </w:r>
            <w:r>
              <w:tab/>
            </w:r>
            <w:r>
              <w:fldChar w:fldCharType="begin"/>
            </w:r>
            <w:r>
              <w:instrText xml:space="preserve"> PAGEREF _Toc213003215 \h </w:instrText>
            </w:r>
            <w:r>
              <w:fldChar w:fldCharType="separate"/>
            </w:r>
            <w:r>
              <w:t>5</w:t>
            </w:r>
            <w:r>
              <w:fldChar w:fldCharType="end"/>
            </w:r>
          </w:hyperlink>
        </w:p>
        <w:p w14:paraId="7CDD09E2"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16" w:history="1">
            <w:r>
              <w:rPr>
                <w:rStyle w:val="Hyperlink"/>
                <w:rFonts w:ascii="Serif" w:eastAsiaTheme="majorEastAsia" w:hAnsi="Serif" w:cs="Arial"/>
                <w:lang w:val="en-GB"/>
              </w:rPr>
              <w:t>4.1</w:t>
            </w:r>
            <w:r>
              <w:rPr>
                <w:rFonts w:eastAsiaTheme="minorEastAsia"/>
                <w:kern w:val="2"/>
                <w:sz w:val="24"/>
                <w:szCs w:val="24"/>
                <w:lang w:val="en-GB" w:eastAsia="en-GB"/>
              </w:rPr>
              <w:tab/>
            </w:r>
            <w:r>
              <w:rPr>
                <w:rStyle w:val="Hyperlink"/>
                <w:rFonts w:ascii="Serif" w:eastAsiaTheme="majorEastAsia" w:hAnsi="Serif" w:cs="Arial"/>
                <w:lang w:val="en-GB"/>
              </w:rPr>
              <w:t>The Role of the Parent Coach</w:t>
            </w:r>
            <w:r>
              <w:tab/>
            </w:r>
            <w:r>
              <w:fldChar w:fldCharType="begin"/>
            </w:r>
            <w:r>
              <w:instrText xml:space="preserve"> PAGEREF _Toc213003216 \h </w:instrText>
            </w:r>
            <w:r>
              <w:fldChar w:fldCharType="separate"/>
            </w:r>
            <w:r>
              <w:t>6</w:t>
            </w:r>
            <w:r>
              <w:fldChar w:fldCharType="end"/>
            </w:r>
          </w:hyperlink>
        </w:p>
        <w:p w14:paraId="46D130DE"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17" w:history="1">
            <w:r>
              <w:rPr>
                <w:rStyle w:val="Hyperlink"/>
                <w:rFonts w:ascii="Serif" w:eastAsiaTheme="majorEastAsia" w:hAnsi="Serif" w:cs="Arial"/>
                <w:lang w:val="en-GB"/>
              </w:rPr>
              <w:t>4.2</w:t>
            </w:r>
            <w:r>
              <w:rPr>
                <w:rFonts w:eastAsiaTheme="minorEastAsia"/>
                <w:kern w:val="2"/>
                <w:sz w:val="24"/>
                <w:szCs w:val="24"/>
                <w:lang w:val="en-GB" w:eastAsia="en-GB"/>
              </w:rPr>
              <w:tab/>
            </w:r>
            <w:r>
              <w:rPr>
                <w:rStyle w:val="Hyperlink"/>
                <w:rFonts w:ascii="Serif" w:eastAsiaTheme="majorEastAsia" w:hAnsi="Serif" w:cs="Arial"/>
                <w:lang w:val="en-GB"/>
              </w:rPr>
              <w:t>Visiting Schedule</w:t>
            </w:r>
            <w:r>
              <w:tab/>
            </w:r>
            <w:r>
              <w:fldChar w:fldCharType="begin"/>
            </w:r>
            <w:r>
              <w:instrText xml:space="preserve"> PAGEREF _Toc213003217 \h </w:instrText>
            </w:r>
            <w:r>
              <w:fldChar w:fldCharType="separate"/>
            </w:r>
            <w:r>
              <w:t>6</w:t>
            </w:r>
            <w:r>
              <w:fldChar w:fldCharType="end"/>
            </w:r>
          </w:hyperlink>
        </w:p>
        <w:p w14:paraId="624C8199"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18" w:history="1">
            <w:r>
              <w:rPr>
                <w:rStyle w:val="Hyperlink"/>
                <w:rFonts w:ascii="Serif" w:eastAsiaTheme="majorEastAsia" w:hAnsi="Serif" w:cs="Arial"/>
                <w:lang w:val="en-GB"/>
              </w:rPr>
              <w:t>4.3</w:t>
            </w:r>
            <w:r>
              <w:rPr>
                <w:rFonts w:eastAsiaTheme="minorEastAsia"/>
                <w:kern w:val="2"/>
                <w:sz w:val="24"/>
                <w:szCs w:val="24"/>
                <w:lang w:val="en-GB" w:eastAsia="en-GB"/>
              </w:rPr>
              <w:tab/>
            </w:r>
            <w:r>
              <w:rPr>
                <w:rStyle w:val="Hyperlink"/>
                <w:rFonts w:ascii="Serif" w:eastAsiaTheme="majorEastAsia" w:hAnsi="Serif" w:cs="Arial"/>
                <w:lang w:val="en-GB"/>
              </w:rPr>
              <w:t>First Contact with a Potential Eligible Family</w:t>
            </w:r>
            <w:r>
              <w:tab/>
            </w:r>
            <w:r>
              <w:fldChar w:fldCharType="begin"/>
            </w:r>
            <w:r>
              <w:instrText xml:space="preserve"> PAGEREF _Toc213003218 \h </w:instrText>
            </w:r>
            <w:r>
              <w:fldChar w:fldCharType="separate"/>
            </w:r>
            <w:r>
              <w:t>6</w:t>
            </w:r>
            <w:r>
              <w:fldChar w:fldCharType="end"/>
            </w:r>
          </w:hyperlink>
        </w:p>
        <w:p w14:paraId="2C14B954"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19" w:history="1">
            <w:r>
              <w:rPr>
                <w:rStyle w:val="Hyperlink"/>
                <w:rFonts w:ascii="Serif" w:eastAsiaTheme="majorEastAsia" w:hAnsi="Serif" w:cs="Arial"/>
                <w:lang w:val="en-GB"/>
              </w:rPr>
              <w:t>4.4</w:t>
            </w:r>
            <w:r>
              <w:rPr>
                <w:rFonts w:eastAsiaTheme="minorEastAsia"/>
                <w:kern w:val="2"/>
                <w:sz w:val="24"/>
                <w:szCs w:val="24"/>
                <w:lang w:val="en-GB" w:eastAsia="en-GB"/>
              </w:rPr>
              <w:tab/>
            </w:r>
            <w:r>
              <w:rPr>
                <w:rStyle w:val="Hyperlink"/>
                <w:rFonts w:ascii="Serif" w:eastAsiaTheme="majorEastAsia" w:hAnsi="Serif" w:cs="Arial"/>
                <w:lang w:val="en-GB"/>
              </w:rPr>
              <w:t>Delivering a Home Visit</w:t>
            </w:r>
            <w:r>
              <w:tab/>
            </w:r>
            <w:r>
              <w:fldChar w:fldCharType="begin"/>
            </w:r>
            <w:r>
              <w:instrText xml:space="preserve"> PAGEREF _Toc213003219 \h </w:instrText>
            </w:r>
            <w:r>
              <w:fldChar w:fldCharType="separate"/>
            </w:r>
            <w:r>
              <w:t>6</w:t>
            </w:r>
            <w:r>
              <w:fldChar w:fldCharType="end"/>
            </w:r>
          </w:hyperlink>
        </w:p>
        <w:p w14:paraId="321690D3"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20" w:history="1">
            <w:r>
              <w:rPr>
                <w:rStyle w:val="Hyperlink"/>
                <w:rFonts w:ascii="Serif" w:eastAsiaTheme="majorEastAsia" w:hAnsi="Serif" w:cs="Arial"/>
                <w:lang w:val="en-GB"/>
              </w:rPr>
              <w:t>4.5</w:t>
            </w:r>
            <w:r>
              <w:rPr>
                <w:rFonts w:eastAsiaTheme="minorEastAsia"/>
                <w:kern w:val="2"/>
                <w:sz w:val="24"/>
                <w:szCs w:val="24"/>
                <w:lang w:val="en-GB" w:eastAsia="en-GB"/>
              </w:rPr>
              <w:tab/>
            </w:r>
            <w:r>
              <w:rPr>
                <w:rStyle w:val="Hyperlink"/>
                <w:rFonts w:ascii="Serif" w:eastAsiaTheme="majorEastAsia" w:hAnsi="Serif" w:cs="Arial"/>
                <w:lang w:val="en-GB"/>
              </w:rPr>
              <w:t>Delivering a Group Coaching Session</w:t>
            </w:r>
            <w:r>
              <w:tab/>
            </w:r>
            <w:r>
              <w:fldChar w:fldCharType="begin"/>
            </w:r>
            <w:r>
              <w:instrText xml:space="preserve"> PAGEREF _Toc213003220 \h </w:instrText>
            </w:r>
            <w:r>
              <w:fldChar w:fldCharType="separate"/>
            </w:r>
            <w:r>
              <w:t>7</w:t>
            </w:r>
            <w:r>
              <w:fldChar w:fldCharType="end"/>
            </w:r>
          </w:hyperlink>
        </w:p>
        <w:p w14:paraId="26BEC92B" w14:textId="77777777" w:rsidR="000E478E" w:rsidRDefault="005D2B9A">
          <w:pPr>
            <w:pStyle w:val="TOC1"/>
            <w:tabs>
              <w:tab w:val="left" w:pos="440"/>
              <w:tab w:val="right" w:leader="dot" w:pos="9350"/>
            </w:tabs>
            <w:rPr>
              <w:rFonts w:eastAsiaTheme="minorEastAsia"/>
              <w:kern w:val="2"/>
              <w:sz w:val="24"/>
              <w:szCs w:val="24"/>
              <w:lang w:val="en-GB" w:eastAsia="en-GB"/>
            </w:rPr>
          </w:pPr>
          <w:hyperlink w:anchor="_Toc213003221" w:history="1">
            <w:r>
              <w:rPr>
                <w:rStyle w:val="Hyperlink"/>
                <w:rFonts w:ascii="Serif" w:eastAsiaTheme="majorEastAsia" w:hAnsi="Serif" w:cstheme="majorBidi"/>
              </w:rPr>
              <w:t>5.</w:t>
            </w:r>
            <w:r>
              <w:rPr>
                <w:rFonts w:eastAsiaTheme="minorEastAsia"/>
                <w:kern w:val="2"/>
                <w:sz w:val="24"/>
                <w:szCs w:val="24"/>
                <w:lang w:val="en-GB" w:eastAsia="en-GB"/>
              </w:rPr>
              <w:tab/>
            </w:r>
            <w:r>
              <w:rPr>
                <w:rStyle w:val="Hyperlink"/>
                <w:rFonts w:ascii="Serif" w:eastAsiaTheme="majorEastAsia" w:hAnsi="Serif" w:cstheme="majorBidi"/>
              </w:rPr>
              <w:t>Guidelines for Supervisors</w:t>
            </w:r>
            <w:r>
              <w:tab/>
            </w:r>
            <w:r>
              <w:fldChar w:fldCharType="begin"/>
            </w:r>
            <w:r>
              <w:instrText xml:space="preserve"> PAGEREF _Toc213003221 \h </w:instrText>
            </w:r>
            <w:r>
              <w:fldChar w:fldCharType="separate"/>
            </w:r>
            <w:r>
              <w:t>8</w:t>
            </w:r>
            <w:r>
              <w:fldChar w:fldCharType="end"/>
            </w:r>
          </w:hyperlink>
        </w:p>
        <w:p w14:paraId="00383A49"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22" w:history="1">
            <w:r>
              <w:rPr>
                <w:rStyle w:val="Hyperlink"/>
                <w:rFonts w:ascii="Serif" w:eastAsiaTheme="majorEastAsia" w:hAnsi="Serif" w:cs="Arial"/>
                <w:lang w:val="en-GB"/>
              </w:rPr>
              <w:t>5.1</w:t>
            </w:r>
            <w:r>
              <w:rPr>
                <w:rFonts w:eastAsiaTheme="minorEastAsia"/>
                <w:kern w:val="2"/>
                <w:sz w:val="24"/>
                <w:szCs w:val="24"/>
                <w:lang w:val="en-GB" w:eastAsia="en-GB"/>
              </w:rPr>
              <w:tab/>
            </w:r>
            <w:r>
              <w:rPr>
                <w:rStyle w:val="Hyperlink"/>
                <w:rFonts w:ascii="Serif" w:eastAsiaTheme="majorEastAsia" w:hAnsi="Serif" w:cs="Arial"/>
                <w:lang w:val="en-GB"/>
              </w:rPr>
              <w:t>The role of Supervisors</w:t>
            </w:r>
            <w:r>
              <w:tab/>
            </w:r>
            <w:r>
              <w:fldChar w:fldCharType="begin"/>
            </w:r>
            <w:r>
              <w:instrText xml:space="preserve"> PAGEREF _Toc213003222 \h </w:instrText>
            </w:r>
            <w:r>
              <w:fldChar w:fldCharType="separate"/>
            </w:r>
            <w:r>
              <w:t>8</w:t>
            </w:r>
            <w:r>
              <w:fldChar w:fldCharType="end"/>
            </w:r>
          </w:hyperlink>
        </w:p>
        <w:p w14:paraId="0820B6D3"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23" w:history="1">
            <w:r>
              <w:rPr>
                <w:rStyle w:val="Hyperlink"/>
                <w:rFonts w:ascii="Serif" w:eastAsiaTheme="majorEastAsia" w:hAnsi="Serif" w:cs="Arial"/>
                <w:lang w:val="en-GB"/>
              </w:rPr>
              <w:t>5.2</w:t>
            </w:r>
            <w:r>
              <w:rPr>
                <w:rFonts w:eastAsiaTheme="minorEastAsia"/>
                <w:kern w:val="2"/>
                <w:sz w:val="24"/>
                <w:szCs w:val="24"/>
                <w:lang w:val="en-GB" w:eastAsia="en-GB"/>
              </w:rPr>
              <w:tab/>
            </w:r>
            <w:r>
              <w:rPr>
                <w:rStyle w:val="Hyperlink"/>
                <w:rFonts w:ascii="Serif" w:eastAsiaTheme="majorEastAsia" w:hAnsi="Serif" w:cs="Arial"/>
                <w:lang w:val="en-GB"/>
              </w:rPr>
              <w:t>Assigning Teams</w:t>
            </w:r>
            <w:r>
              <w:tab/>
            </w:r>
            <w:r>
              <w:fldChar w:fldCharType="begin"/>
            </w:r>
            <w:r>
              <w:instrText xml:space="preserve"> PAGEREF _Toc213003223 \h </w:instrText>
            </w:r>
            <w:r>
              <w:fldChar w:fldCharType="separate"/>
            </w:r>
            <w:r>
              <w:t>8</w:t>
            </w:r>
            <w:r>
              <w:fldChar w:fldCharType="end"/>
            </w:r>
          </w:hyperlink>
        </w:p>
        <w:p w14:paraId="6A1267E3"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24" w:history="1">
            <w:r>
              <w:rPr>
                <w:rStyle w:val="Hyperlink"/>
                <w:rFonts w:ascii="Serif" w:eastAsiaTheme="majorEastAsia" w:hAnsi="Serif" w:cs="Arial"/>
                <w:lang w:val="en-GB"/>
              </w:rPr>
              <w:t>5.3</w:t>
            </w:r>
            <w:r>
              <w:rPr>
                <w:rFonts w:eastAsiaTheme="minorEastAsia"/>
                <w:kern w:val="2"/>
                <w:sz w:val="24"/>
                <w:szCs w:val="24"/>
                <w:lang w:val="en-GB" w:eastAsia="en-GB"/>
              </w:rPr>
              <w:tab/>
            </w:r>
            <w:r>
              <w:rPr>
                <w:rStyle w:val="Hyperlink"/>
                <w:rFonts w:ascii="Serif" w:eastAsiaTheme="majorEastAsia" w:hAnsi="Serif" w:cs="Arial"/>
                <w:lang w:val="en-GB"/>
              </w:rPr>
              <w:t>Visiting Schedule</w:t>
            </w:r>
            <w:r>
              <w:tab/>
            </w:r>
            <w:r>
              <w:fldChar w:fldCharType="begin"/>
            </w:r>
            <w:r>
              <w:instrText xml:space="preserve"> PAGEREF _Toc213003224 \h </w:instrText>
            </w:r>
            <w:r>
              <w:fldChar w:fldCharType="separate"/>
            </w:r>
            <w:r>
              <w:t>8</w:t>
            </w:r>
            <w:r>
              <w:fldChar w:fldCharType="end"/>
            </w:r>
          </w:hyperlink>
        </w:p>
        <w:p w14:paraId="5F285043"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25" w:history="1">
            <w:r>
              <w:rPr>
                <w:rStyle w:val="Hyperlink"/>
                <w:rFonts w:ascii="Serif" w:eastAsiaTheme="majorEastAsia" w:hAnsi="Serif" w:cs="Arial"/>
                <w:lang w:val="en-GB"/>
              </w:rPr>
              <w:t>5.4</w:t>
            </w:r>
            <w:r>
              <w:rPr>
                <w:rFonts w:eastAsiaTheme="minorEastAsia"/>
                <w:kern w:val="2"/>
                <w:sz w:val="24"/>
                <w:szCs w:val="24"/>
                <w:lang w:val="en-GB" w:eastAsia="en-GB"/>
              </w:rPr>
              <w:tab/>
            </w:r>
            <w:r>
              <w:rPr>
                <w:rStyle w:val="Hyperlink"/>
                <w:rFonts w:ascii="Serif" w:eastAsiaTheme="majorEastAsia" w:hAnsi="Serif" w:cs="Arial"/>
                <w:lang w:val="en-GB"/>
              </w:rPr>
              <w:t>Visiting Modalities</w:t>
            </w:r>
            <w:r>
              <w:tab/>
            </w:r>
            <w:r>
              <w:fldChar w:fldCharType="begin"/>
            </w:r>
            <w:r>
              <w:instrText xml:space="preserve"> PAGEREF _Toc213003225 \h </w:instrText>
            </w:r>
            <w:r>
              <w:fldChar w:fldCharType="separate"/>
            </w:r>
            <w:r>
              <w:t>9</w:t>
            </w:r>
            <w:r>
              <w:fldChar w:fldCharType="end"/>
            </w:r>
          </w:hyperlink>
        </w:p>
        <w:p w14:paraId="289BFEF8"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26" w:history="1">
            <w:r>
              <w:rPr>
                <w:rStyle w:val="Hyperlink"/>
                <w:rFonts w:ascii="Serif" w:eastAsiaTheme="majorEastAsia" w:hAnsi="Serif" w:cs="Arial"/>
                <w:lang w:val="en-GB"/>
              </w:rPr>
              <w:t>5.5</w:t>
            </w:r>
            <w:r>
              <w:rPr>
                <w:rFonts w:eastAsiaTheme="minorEastAsia"/>
                <w:kern w:val="2"/>
                <w:sz w:val="24"/>
                <w:szCs w:val="24"/>
                <w:lang w:val="en-GB" w:eastAsia="en-GB"/>
              </w:rPr>
              <w:tab/>
            </w:r>
            <w:r>
              <w:rPr>
                <w:rStyle w:val="Hyperlink"/>
                <w:rFonts w:ascii="Serif" w:eastAsiaTheme="majorEastAsia" w:hAnsi="Serif" w:cs="Arial"/>
                <w:lang w:val="en-GB"/>
              </w:rPr>
              <w:t>Supportive Supervision</w:t>
            </w:r>
            <w:r>
              <w:tab/>
            </w:r>
            <w:r>
              <w:fldChar w:fldCharType="begin"/>
            </w:r>
            <w:r>
              <w:instrText xml:space="preserve"> PAGEREF _Toc213003226 \h </w:instrText>
            </w:r>
            <w:r>
              <w:fldChar w:fldCharType="separate"/>
            </w:r>
            <w:r>
              <w:t>9</w:t>
            </w:r>
            <w:r>
              <w:fldChar w:fldCharType="end"/>
            </w:r>
          </w:hyperlink>
        </w:p>
        <w:p w14:paraId="039147C4"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27" w:history="1">
            <w:r>
              <w:rPr>
                <w:rStyle w:val="Hyperlink"/>
                <w:rFonts w:ascii="Serif" w:eastAsiaTheme="majorEastAsia" w:hAnsi="Serif" w:cs="Arial"/>
                <w:lang w:val="en-GB"/>
              </w:rPr>
              <w:t>5.6</w:t>
            </w:r>
            <w:r>
              <w:rPr>
                <w:rFonts w:eastAsiaTheme="minorEastAsia"/>
                <w:kern w:val="2"/>
                <w:sz w:val="24"/>
                <w:szCs w:val="24"/>
                <w:lang w:val="en-GB" w:eastAsia="en-GB"/>
              </w:rPr>
              <w:tab/>
            </w:r>
            <w:r>
              <w:rPr>
                <w:rStyle w:val="Hyperlink"/>
                <w:rFonts w:ascii="Serif" w:eastAsiaTheme="majorEastAsia" w:hAnsi="Serif" w:cs="Arial"/>
                <w:lang w:val="en-GB"/>
              </w:rPr>
              <w:t>Building Positive Relationships</w:t>
            </w:r>
            <w:r>
              <w:tab/>
            </w:r>
            <w:r>
              <w:fldChar w:fldCharType="begin"/>
            </w:r>
            <w:r>
              <w:instrText xml:space="preserve"> PAGEREF _Toc213003227 \h </w:instrText>
            </w:r>
            <w:r>
              <w:fldChar w:fldCharType="separate"/>
            </w:r>
            <w:r>
              <w:t>9</w:t>
            </w:r>
            <w:r>
              <w:fldChar w:fldCharType="end"/>
            </w:r>
          </w:hyperlink>
        </w:p>
        <w:p w14:paraId="777ACB3E"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28" w:history="1">
            <w:r>
              <w:rPr>
                <w:rStyle w:val="Hyperlink"/>
                <w:rFonts w:ascii="Serif" w:eastAsiaTheme="majorEastAsia" w:hAnsi="Serif" w:cs="Arial"/>
                <w:lang w:val="en-GB"/>
              </w:rPr>
              <w:t>5.7</w:t>
            </w:r>
            <w:r>
              <w:rPr>
                <w:rFonts w:eastAsiaTheme="minorEastAsia"/>
                <w:kern w:val="2"/>
                <w:sz w:val="24"/>
                <w:szCs w:val="24"/>
                <w:lang w:val="en-GB" w:eastAsia="en-GB"/>
              </w:rPr>
              <w:tab/>
            </w:r>
            <w:r>
              <w:rPr>
                <w:rStyle w:val="Hyperlink"/>
                <w:rFonts w:ascii="Serif" w:eastAsiaTheme="majorEastAsia" w:hAnsi="Serif" w:cs="Arial"/>
                <w:lang w:val="en-GB"/>
              </w:rPr>
              <w:t>Engaging with Parental Coaches</w:t>
            </w:r>
            <w:r>
              <w:tab/>
            </w:r>
            <w:r>
              <w:fldChar w:fldCharType="begin"/>
            </w:r>
            <w:r>
              <w:instrText xml:space="preserve"> PAGEREF _Toc213003228 \h </w:instrText>
            </w:r>
            <w:r>
              <w:fldChar w:fldCharType="separate"/>
            </w:r>
            <w:r>
              <w:t>9</w:t>
            </w:r>
            <w:r>
              <w:fldChar w:fldCharType="end"/>
            </w:r>
          </w:hyperlink>
        </w:p>
        <w:p w14:paraId="3CD40DB3"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29" w:history="1">
            <w:r>
              <w:rPr>
                <w:rStyle w:val="Hyperlink"/>
                <w:rFonts w:ascii="Serif" w:eastAsiaTheme="majorEastAsia" w:hAnsi="Serif" w:cs="Arial"/>
                <w:lang w:val="en-GB"/>
              </w:rPr>
              <w:t>5.8</w:t>
            </w:r>
            <w:r>
              <w:rPr>
                <w:rFonts w:eastAsiaTheme="minorEastAsia"/>
                <w:kern w:val="2"/>
                <w:sz w:val="24"/>
                <w:szCs w:val="24"/>
                <w:lang w:val="en-GB" w:eastAsia="en-GB"/>
              </w:rPr>
              <w:tab/>
            </w:r>
            <w:r>
              <w:rPr>
                <w:rStyle w:val="Hyperlink"/>
                <w:rFonts w:ascii="Serif" w:eastAsiaTheme="majorEastAsia" w:hAnsi="Serif" w:cs="Arial"/>
                <w:lang w:val="en-GB"/>
              </w:rPr>
              <w:t>Motivating and encouraging the parent coaches</w:t>
            </w:r>
            <w:r>
              <w:tab/>
            </w:r>
            <w:r>
              <w:fldChar w:fldCharType="begin"/>
            </w:r>
            <w:r>
              <w:instrText xml:space="preserve"> PAGEREF _Toc213003229 \h </w:instrText>
            </w:r>
            <w:r>
              <w:fldChar w:fldCharType="separate"/>
            </w:r>
            <w:r>
              <w:t>10</w:t>
            </w:r>
            <w:r>
              <w:fldChar w:fldCharType="end"/>
            </w:r>
          </w:hyperlink>
        </w:p>
        <w:p w14:paraId="2E1E4F64"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30" w:history="1">
            <w:r>
              <w:rPr>
                <w:rStyle w:val="Hyperlink"/>
                <w:rFonts w:ascii="Serif" w:eastAsiaTheme="majorEastAsia" w:hAnsi="Serif" w:cs="Arial"/>
                <w:lang w:val="en-GB"/>
              </w:rPr>
              <w:t>5.9</w:t>
            </w:r>
            <w:r>
              <w:rPr>
                <w:rFonts w:eastAsiaTheme="minorEastAsia"/>
                <w:kern w:val="2"/>
                <w:sz w:val="24"/>
                <w:szCs w:val="24"/>
                <w:lang w:val="en-GB" w:eastAsia="en-GB"/>
              </w:rPr>
              <w:tab/>
            </w:r>
            <w:r>
              <w:rPr>
                <w:rStyle w:val="Hyperlink"/>
                <w:rFonts w:ascii="Serif" w:eastAsiaTheme="majorEastAsia" w:hAnsi="Serif" w:cs="Arial"/>
                <w:lang w:val="en-GB"/>
              </w:rPr>
              <w:t>Conducting Meetings and Field Visits</w:t>
            </w:r>
            <w:r>
              <w:tab/>
            </w:r>
            <w:r>
              <w:fldChar w:fldCharType="begin"/>
            </w:r>
            <w:r>
              <w:instrText xml:space="preserve"> PAGEREF _Toc213003230 \h </w:instrText>
            </w:r>
            <w:r>
              <w:fldChar w:fldCharType="separate"/>
            </w:r>
            <w:r>
              <w:t>10</w:t>
            </w:r>
            <w:r>
              <w:fldChar w:fldCharType="end"/>
            </w:r>
          </w:hyperlink>
        </w:p>
        <w:p w14:paraId="5BD86E1E"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31" w:history="1">
            <w:r>
              <w:rPr>
                <w:rStyle w:val="Hyperlink"/>
                <w:rFonts w:ascii="Serif" w:eastAsiaTheme="majorEastAsia" w:hAnsi="Serif" w:cs="Arial"/>
                <w:lang w:val="en-GB"/>
              </w:rPr>
              <w:t>5.10</w:t>
            </w:r>
            <w:r>
              <w:rPr>
                <w:rFonts w:eastAsiaTheme="minorEastAsia"/>
                <w:kern w:val="2"/>
                <w:sz w:val="24"/>
                <w:szCs w:val="24"/>
                <w:lang w:val="en-GB" w:eastAsia="en-GB"/>
              </w:rPr>
              <w:tab/>
            </w:r>
            <w:r>
              <w:rPr>
                <w:rStyle w:val="Hyperlink"/>
                <w:rFonts w:ascii="Serif" w:eastAsiaTheme="majorEastAsia" w:hAnsi="Serif" w:cs="Arial"/>
                <w:lang w:val="en-GB"/>
              </w:rPr>
              <w:t>Providing Constructive Feeback</w:t>
            </w:r>
            <w:r>
              <w:tab/>
            </w:r>
            <w:r>
              <w:fldChar w:fldCharType="begin"/>
            </w:r>
            <w:r>
              <w:instrText xml:space="preserve"> PAGEREF _Toc213003231 \h </w:instrText>
            </w:r>
            <w:r>
              <w:fldChar w:fldCharType="separate"/>
            </w:r>
            <w:r>
              <w:t>10</w:t>
            </w:r>
            <w:r>
              <w:fldChar w:fldCharType="end"/>
            </w:r>
          </w:hyperlink>
        </w:p>
        <w:p w14:paraId="190556FB" w14:textId="77777777" w:rsidR="000E478E" w:rsidRDefault="005D2B9A">
          <w:pPr>
            <w:pStyle w:val="TOC1"/>
            <w:tabs>
              <w:tab w:val="left" w:pos="440"/>
              <w:tab w:val="right" w:leader="dot" w:pos="9350"/>
            </w:tabs>
            <w:rPr>
              <w:rFonts w:eastAsiaTheme="minorEastAsia"/>
              <w:kern w:val="2"/>
              <w:sz w:val="24"/>
              <w:szCs w:val="24"/>
              <w:lang w:val="en-GB" w:eastAsia="en-GB"/>
            </w:rPr>
          </w:pPr>
          <w:hyperlink w:anchor="_Toc213003232" w:history="1">
            <w:r>
              <w:rPr>
                <w:rStyle w:val="Hyperlink"/>
                <w:rFonts w:ascii="Serif" w:eastAsiaTheme="majorEastAsia" w:hAnsi="Serif" w:cstheme="majorBidi"/>
              </w:rPr>
              <w:t>6.</w:t>
            </w:r>
            <w:r>
              <w:rPr>
                <w:rFonts w:eastAsiaTheme="minorEastAsia"/>
                <w:kern w:val="2"/>
                <w:sz w:val="24"/>
                <w:szCs w:val="24"/>
                <w:lang w:val="en-GB" w:eastAsia="en-GB"/>
              </w:rPr>
              <w:tab/>
            </w:r>
            <w:r>
              <w:rPr>
                <w:rStyle w:val="Hyperlink"/>
                <w:rFonts w:ascii="Serif" w:eastAsiaTheme="majorEastAsia" w:hAnsi="Serif" w:cstheme="majorBidi"/>
              </w:rPr>
              <w:t>Principles of Effective Coaching (for Parent Coaches and Supervisors)</w:t>
            </w:r>
            <w:r>
              <w:tab/>
            </w:r>
            <w:r>
              <w:fldChar w:fldCharType="begin"/>
            </w:r>
            <w:r>
              <w:instrText xml:space="preserve"> PAGEREF _Toc213003232 \h </w:instrText>
            </w:r>
            <w:r>
              <w:fldChar w:fldCharType="separate"/>
            </w:r>
            <w:r>
              <w:t>11</w:t>
            </w:r>
            <w:r>
              <w:fldChar w:fldCharType="end"/>
            </w:r>
          </w:hyperlink>
        </w:p>
        <w:p w14:paraId="7CE6AC1A"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33" w:history="1">
            <w:r>
              <w:rPr>
                <w:rStyle w:val="Hyperlink"/>
                <w:rFonts w:ascii="Serif" w:eastAsiaTheme="majorEastAsia" w:hAnsi="Serif" w:cs="Arial"/>
                <w:lang w:val="en-GB"/>
              </w:rPr>
              <w:t>6.1</w:t>
            </w:r>
            <w:r>
              <w:rPr>
                <w:rFonts w:eastAsiaTheme="minorEastAsia"/>
                <w:kern w:val="2"/>
                <w:sz w:val="24"/>
                <w:szCs w:val="24"/>
                <w:lang w:val="en-GB" w:eastAsia="en-GB"/>
              </w:rPr>
              <w:tab/>
            </w:r>
            <w:r>
              <w:rPr>
                <w:rStyle w:val="Hyperlink"/>
                <w:rFonts w:ascii="Serif" w:eastAsiaTheme="majorEastAsia" w:hAnsi="Serif" w:cs="Arial"/>
                <w:lang w:val="en-GB"/>
              </w:rPr>
              <w:t>Attributes of an Effective Coach</w:t>
            </w:r>
            <w:r>
              <w:tab/>
            </w:r>
            <w:r>
              <w:fldChar w:fldCharType="begin"/>
            </w:r>
            <w:r>
              <w:instrText xml:space="preserve"> PAGEREF _Toc213003233 \h </w:instrText>
            </w:r>
            <w:r>
              <w:fldChar w:fldCharType="separate"/>
            </w:r>
            <w:r>
              <w:t>11</w:t>
            </w:r>
            <w:r>
              <w:fldChar w:fldCharType="end"/>
            </w:r>
          </w:hyperlink>
        </w:p>
        <w:p w14:paraId="3865683E" w14:textId="77777777" w:rsidR="000E478E" w:rsidRDefault="005D2B9A">
          <w:pPr>
            <w:pStyle w:val="TOC1"/>
            <w:tabs>
              <w:tab w:val="left" w:pos="440"/>
              <w:tab w:val="right" w:leader="dot" w:pos="9350"/>
            </w:tabs>
            <w:rPr>
              <w:rFonts w:eastAsiaTheme="minorEastAsia"/>
              <w:kern w:val="2"/>
              <w:sz w:val="24"/>
              <w:szCs w:val="24"/>
              <w:lang w:val="en-GB" w:eastAsia="en-GB"/>
            </w:rPr>
          </w:pPr>
          <w:hyperlink w:anchor="_Toc213003234" w:history="1">
            <w:r>
              <w:rPr>
                <w:rStyle w:val="Hyperlink"/>
                <w:rFonts w:ascii="Serif" w:eastAsiaTheme="majorEastAsia" w:hAnsi="Serif" w:cstheme="majorBidi"/>
              </w:rPr>
              <w:t>7.</w:t>
            </w:r>
            <w:r>
              <w:rPr>
                <w:rFonts w:eastAsiaTheme="minorEastAsia"/>
                <w:kern w:val="2"/>
                <w:sz w:val="24"/>
                <w:szCs w:val="24"/>
                <w:lang w:val="en-GB" w:eastAsia="en-GB"/>
              </w:rPr>
              <w:tab/>
            </w:r>
            <w:r>
              <w:rPr>
                <w:rStyle w:val="Hyperlink"/>
                <w:rFonts w:ascii="Serif" w:eastAsiaTheme="majorEastAsia" w:hAnsi="Serif" w:cstheme="majorBidi"/>
              </w:rPr>
              <w:t>Monitoring and Performance Tracking</w:t>
            </w:r>
            <w:r>
              <w:tab/>
            </w:r>
            <w:r>
              <w:fldChar w:fldCharType="begin"/>
            </w:r>
            <w:r>
              <w:instrText xml:space="preserve"> PAGEREF _Toc213003234 \h </w:instrText>
            </w:r>
            <w:r>
              <w:fldChar w:fldCharType="separate"/>
            </w:r>
            <w:r>
              <w:t>12</w:t>
            </w:r>
            <w:r>
              <w:fldChar w:fldCharType="end"/>
            </w:r>
          </w:hyperlink>
        </w:p>
        <w:p w14:paraId="255CE3AC"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35" w:history="1">
            <w:r>
              <w:rPr>
                <w:rStyle w:val="Hyperlink"/>
                <w:rFonts w:ascii="Serif" w:eastAsiaTheme="majorEastAsia" w:hAnsi="Serif" w:cs="Arial"/>
                <w:lang w:val="en-GB"/>
              </w:rPr>
              <w:t>7.1</w:t>
            </w:r>
            <w:r>
              <w:rPr>
                <w:rFonts w:eastAsiaTheme="minorEastAsia"/>
                <w:kern w:val="2"/>
                <w:sz w:val="24"/>
                <w:szCs w:val="24"/>
                <w:lang w:val="en-GB" w:eastAsia="en-GB"/>
              </w:rPr>
              <w:tab/>
            </w:r>
            <w:r>
              <w:rPr>
                <w:rStyle w:val="Hyperlink"/>
                <w:rFonts w:ascii="Serif" w:eastAsiaTheme="majorEastAsia" w:hAnsi="Serif" w:cs="Arial"/>
                <w:lang w:val="en-GB"/>
              </w:rPr>
              <w:t>Monitoring System</w:t>
            </w:r>
            <w:r>
              <w:tab/>
            </w:r>
            <w:r>
              <w:fldChar w:fldCharType="begin"/>
            </w:r>
            <w:r>
              <w:instrText xml:space="preserve"> PAGEREF _Toc213003235 \h </w:instrText>
            </w:r>
            <w:r>
              <w:fldChar w:fldCharType="separate"/>
            </w:r>
            <w:r>
              <w:t>12</w:t>
            </w:r>
            <w:r>
              <w:fldChar w:fldCharType="end"/>
            </w:r>
          </w:hyperlink>
        </w:p>
        <w:p w14:paraId="77970C75"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36" w:history="1">
            <w:r>
              <w:rPr>
                <w:rStyle w:val="Hyperlink"/>
                <w:rFonts w:ascii="Serif" w:eastAsiaTheme="majorEastAsia" w:hAnsi="Serif" w:cs="Arial"/>
                <w:lang w:val="en-GB"/>
              </w:rPr>
              <w:t>7.2</w:t>
            </w:r>
            <w:r>
              <w:rPr>
                <w:rFonts w:eastAsiaTheme="minorEastAsia"/>
                <w:kern w:val="2"/>
                <w:sz w:val="24"/>
                <w:szCs w:val="24"/>
                <w:lang w:val="en-GB" w:eastAsia="en-GB"/>
              </w:rPr>
              <w:tab/>
            </w:r>
            <w:r>
              <w:rPr>
                <w:rStyle w:val="Hyperlink"/>
                <w:rFonts w:ascii="Serif" w:eastAsiaTheme="majorEastAsia" w:hAnsi="Serif" w:cs="Arial"/>
                <w:lang w:val="en-GB"/>
              </w:rPr>
              <w:t>Reporting and performance tracking</w:t>
            </w:r>
            <w:r>
              <w:tab/>
            </w:r>
            <w:r>
              <w:fldChar w:fldCharType="begin"/>
            </w:r>
            <w:r>
              <w:instrText xml:space="preserve"> PAGEREF _Toc213003236 \h </w:instrText>
            </w:r>
            <w:r>
              <w:fldChar w:fldCharType="separate"/>
            </w:r>
            <w:r>
              <w:t>12</w:t>
            </w:r>
            <w:r>
              <w:fldChar w:fldCharType="end"/>
            </w:r>
          </w:hyperlink>
        </w:p>
        <w:p w14:paraId="78C5CF93"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37" w:history="1">
            <w:r>
              <w:rPr>
                <w:rStyle w:val="Hyperlink"/>
                <w:rFonts w:ascii="Serif" w:eastAsiaTheme="majorEastAsia" w:hAnsi="Serif" w:cs="Arial"/>
                <w:lang w:val="en-GB"/>
              </w:rPr>
              <w:t>7.3</w:t>
            </w:r>
            <w:r>
              <w:rPr>
                <w:rFonts w:eastAsiaTheme="minorEastAsia"/>
                <w:kern w:val="2"/>
                <w:sz w:val="24"/>
                <w:szCs w:val="24"/>
                <w:lang w:val="en-GB" w:eastAsia="en-GB"/>
              </w:rPr>
              <w:tab/>
            </w:r>
            <w:r>
              <w:rPr>
                <w:rStyle w:val="Hyperlink"/>
                <w:rFonts w:ascii="Serif" w:eastAsiaTheme="majorEastAsia" w:hAnsi="Serif" w:cs="Arial"/>
                <w:lang w:val="en-GB"/>
              </w:rPr>
              <w:t>Indicator framework</w:t>
            </w:r>
            <w:r>
              <w:tab/>
            </w:r>
            <w:r>
              <w:fldChar w:fldCharType="begin"/>
            </w:r>
            <w:r>
              <w:instrText xml:space="preserve"> PAGEREF _Toc213003237 \h </w:instrText>
            </w:r>
            <w:r>
              <w:fldChar w:fldCharType="separate"/>
            </w:r>
            <w:r>
              <w:t>13</w:t>
            </w:r>
            <w:r>
              <w:fldChar w:fldCharType="end"/>
            </w:r>
          </w:hyperlink>
        </w:p>
        <w:p w14:paraId="57B929F8"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38" w:history="1">
            <w:r>
              <w:rPr>
                <w:rStyle w:val="Hyperlink"/>
                <w:rFonts w:ascii="Serif" w:eastAsiaTheme="majorEastAsia" w:hAnsi="Serif" w:cs="Arial"/>
                <w:lang w:val="en-GB"/>
              </w:rPr>
              <w:t>7.4</w:t>
            </w:r>
            <w:r>
              <w:rPr>
                <w:rFonts w:eastAsiaTheme="minorEastAsia"/>
                <w:kern w:val="2"/>
                <w:sz w:val="24"/>
                <w:szCs w:val="24"/>
                <w:lang w:val="en-GB" w:eastAsia="en-GB"/>
              </w:rPr>
              <w:tab/>
            </w:r>
            <w:r>
              <w:rPr>
                <w:rStyle w:val="Hyperlink"/>
                <w:rFonts w:ascii="Serif" w:eastAsiaTheme="majorEastAsia" w:hAnsi="Serif" w:cs="Arial"/>
                <w:lang w:val="en-GB"/>
              </w:rPr>
              <w:t>Monitoring Tools</w:t>
            </w:r>
            <w:r>
              <w:tab/>
            </w:r>
            <w:r>
              <w:fldChar w:fldCharType="begin"/>
            </w:r>
            <w:r>
              <w:instrText xml:space="preserve"> PAGEREF _Toc213003238 \h </w:instrText>
            </w:r>
            <w:r>
              <w:fldChar w:fldCharType="separate"/>
            </w:r>
            <w:r>
              <w:t>14</w:t>
            </w:r>
            <w:r>
              <w:fldChar w:fldCharType="end"/>
            </w:r>
          </w:hyperlink>
        </w:p>
        <w:p w14:paraId="758BFAC3" w14:textId="77777777" w:rsidR="000E478E" w:rsidRDefault="005D2B9A">
          <w:pPr>
            <w:pStyle w:val="TOC2"/>
            <w:tabs>
              <w:tab w:val="left" w:pos="960"/>
              <w:tab w:val="right" w:leader="dot" w:pos="9350"/>
            </w:tabs>
            <w:rPr>
              <w:rFonts w:eastAsiaTheme="minorEastAsia"/>
              <w:kern w:val="2"/>
              <w:sz w:val="24"/>
              <w:szCs w:val="24"/>
              <w:lang w:val="en-GB" w:eastAsia="en-GB"/>
            </w:rPr>
          </w:pPr>
          <w:hyperlink w:anchor="_Toc213003239" w:history="1">
            <w:r>
              <w:rPr>
                <w:rStyle w:val="Hyperlink"/>
                <w:rFonts w:ascii="Serif" w:eastAsiaTheme="majorEastAsia" w:hAnsi="Serif" w:cs="Arial"/>
                <w:lang w:val="en-GB"/>
              </w:rPr>
              <w:t>7.5</w:t>
            </w:r>
            <w:r>
              <w:rPr>
                <w:rFonts w:eastAsiaTheme="minorEastAsia"/>
                <w:kern w:val="2"/>
                <w:sz w:val="24"/>
                <w:szCs w:val="24"/>
                <w:lang w:val="en-GB" w:eastAsia="en-GB"/>
              </w:rPr>
              <w:tab/>
            </w:r>
            <w:r>
              <w:rPr>
                <w:rStyle w:val="Hyperlink"/>
                <w:rFonts w:ascii="Serif" w:eastAsiaTheme="majorEastAsia" w:hAnsi="Serif" w:cs="Arial"/>
                <w:lang w:val="en-GB"/>
              </w:rPr>
              <w:t>Performance Targets</w:t>
            </w:r>
            <w:r>
              <w:tab/>
            </w:r>
            <w:r>
              <w:fldChar w:fldCharType="begin"/>
            </w:r>
            <w:r>
              <w:instrText xml:space="preserve"> PAGEREF _Toc213003239 \h </w:instrText>
            </w:r>
            <w:r>
              <w:fldChar w:fldCharType="separate"/>
            </w:r>
            <w:r>
              <w:t>14</w:t>
            </w:r>
            <w:r>
              <w:fldChar w:fldCharType="end"/>
            </w:r>
          </w:hyperlink>
        </w:p>
        <w:p w14:paraId="16200BB8" w14:textId="77777777" w:rsidR="000E478E" w:rsidRDefault="005D2B9A">
          <w:pPr>
            <w:pStyle w:val="TOC1"/>
            <w:tabs>
              <w:tab w:val="right" w:leader="dot" w:pos="9350"/>
            </w:tabs>
            <w:rPr>
              <w:rFonts w:eastAsiaTheme="minorEastAsia"/>
              <w:kern w:val="2"/>
              <w:sz w:val="24"/>
              <w:szCs w:val="24"/>
              <w:lang w:val="en-GB" w:eastAsia="en-GB"/>
            </w:rPr>
          </w:pPr>
          <w:hyperlink w:anchor="_Toc213003240" w:history="1">
            <w:r>
              <w:rPr>
                <w:rStyle w:val="Hyperlink"/>
                <w:rFonts w:ascii="Serif" w:eastAsiaTheme="majorEastAsia" w:hAnsi="Serif" w:cstheme="majorBidi"/>
              </w:rPr>
              <w:t>Annex 1: Parental Coaching Monitoring Framework</w:t>
            </w:r>
            <w:r>
              <w:tab/>
            </w:r>
            <w:r>
              <w:fldChar w:fldCharType="begin"/>
            </w:r>
            <w:r>
              <w:instrText xml:space="preserve"> PAGEREF _Toc213003240 \h </w:instrText>
            </w:r>
            <w:r>
              <w:fldChar w:fldCharType="separate"/>
            </w:r>
            <w:r>
              <w:t>16</w:t>
            </w:r>
            <w:r>
              <w:fldChar w:fldCharType="end"/>
            </w:r>
          </w:hyperlink>
        </w:p>
        <w:p w14:paraId="666E5581" w14:textId="77777777" w:rsidR="000E478E" w:rsidRDefault="005D2B9A">
          <w:pPr>
            <w:pStyle w:val="TOC1"/>
            <w:tabs>
              <w:tab w:val="right" w:leader="dot" w:pos="9350"/>
            </w:tabs>
            <w:rPr>
              <w:rFonts w:eastAsiaTheme="minorEastAsia"/>
              <w:kern w:val="2"/>
              <w:sz w:val="24"/>
              <w:szCs w:val="24"/>
              <w:lang w:val="en-GB" w:eastAsia="en-GB"/>
            </w:rPr>
          </w:pPr>
          <w:hyperlink w:anchor="_Toc213003241" w:history="1">
            <w:r>
              <w:rPr>
                <w:rStyle w:val="Hyperlink"/>
                <w:rFonts w:ascii="Serif" w:eastAsiaTheme="majorEastAsia" w:hAnsi="Serif" w:cstheme="majorBidi"/>
              </w:rPr>
              <w:t>Annex 2: Parental Coaching Monitoring Tools</w:t>
            </w:r>
            <w:r>
              <w:tab/>
            </w:r>
            <w:r>
              <w:fldChar w:fldCharType="begin"/>
            </w:r>
            <w:r>
              <w:instrText xml:space="preserve"> PAGEREF _Toc213003241 \h </w:instrText>
            </w:r>
            <w:r>
              <w:fldChar w:fldCharType="separate"/>
            </w:r>
            <w:r>
              <w:t>17</w:t>
            </w:r>
            <w:r>
              <w:fldChar w:fldCharType="end"/>
            </w:r>
          </w:hyperlink>
        </w:p>
        <w:p w14:paraId="31D31087" w14:textId="77777777" w:rsidR="000E478E" w:rsidRDefault="005D2B9A">
          <w:pPr>
            <w:rPr>
              <w:rFonts w:ascii="Serif" w:hAnsi="Serif"/>
            </w:rPr>
          </w:pPr>
          <w:r>
            <w:rPr>
              <w:rFonts w:ascii="Serif" w:hAnsi="Serif"/>
              <w:b/>
              <w:bCs/>
            </w:rPr>
            <w:fldChar w:fldCharType="end"/>
          </w:r>
        </w:p>
      </w:sdtContent>
    </w:sdt>
    <w:p w14:paraId="092DDCA5" w14:textId="77777777" w:rsidR="000E478E" w:rsidRDefault="000E478E">
      <w:pPr>
        <w:rPr>
          <w:rFonts w:ascii="Serif" w:hAnsi="Serif"/>
        </w:rPr>
      </w:pPr>
    </w:p>
    <w:p w14:paraId="3F765200" w14:textId="77777777" w:rsidR="000E478E" w:rsidRDefault="000E478E">
      <w:pPr>
        <w:rPr>
          <w:rFonts w:ascii="Serif" w:hAnsi="Serif"/>
        </w:rPr>
      </w:pPr>
    </w:p>
    <w:p w14:paraId="39349C59" w14:textId="77777777" w:rsidR="000E478E" w:rsidRDefault="005D2B9A">
      <w:pPr>
        <w:rPr>
          <w:rFonts w:ascii="Serif" w:hAnsi="Serif"/>
        </w:rPr>
        <w:sectPr w:rsidR="000E478E">
          <w:pgSz w:w="12240" w:h="15840"/>
          <w:pgMar w:top="1440" w:right="1440" w:bottom="1440" w:left="1440" w:header="720" w:footer="720" w:gutter="0"/>
          <w:pgNumType w:fmt="lowerRoman" w:start="1"/>
          <w:cols w:space="720"/>
          <w:titlePg/>
          <w:docGrid w:linePitch="360"/>
        </w:sectPr>
      </w:pPr>
      <w:r>
        <w:rPr>
          <w:rFonts w:ascii="Serif" w:hAnsi="Serif"/>
        </w:rPr>
        <w:br w:type="page"/>
      </w:r>
    </w:p>
    <w:p w14:paraId="325ECDB6" w14:textId="77777777" w:rsidR="000E478E" w:rsidRDefault="005D2B9A">
      <w:pPr>
        <w:pStyle w:val="Heading1"/>
        <w:keepNext/>
        <w:keepLines/>
        <w:numPr>
          <w:ilvl w:val="0"/>
          <w:numId w:val="4"/>
        </w:numPr>
        <w:spacing w:before="360" w:beforeAutospacing="0" w:after="80" w:afterAutospacing="0" w:line="259" w:lineRule="auto"/>
        <w:ind w:left="426" w:hanging="426"/>
        <w:rPr>
          <w:rFonts w:eastAsiaTheme="majorEastAsia"/>
          <w:b w:val="0"/>
          <w:bCs w:val="0"/>
          <w:color w:val="2F5496" w:themeColor="accent1" w:themeShade="BF"/>
          <w:kern w:val="0"/>
          <w:sz w:val="24"/>
          <w:szCs w:val="24"/>
        </w:rPr>
      </w:pPr>
      <w:bookmarkStart w:id="7" w:name="_Toc213003197"/>
      <w:r>
        <w:rPr>
          <w:rFonts w:eastAsiaTheme="majorEastAsia"/>
          <w:b w:val="0"/>
          <w:bCs w:val="0"/>
          <w:color w:val="2F5496" w:themeColor="accent1" w:themeShade="BF"/>
          <w:kern w:val="0"/>
          <w:sz w:val="24"/>
          <w:szCs w:val="24"/>
        </w:rPr>
        <w:t>Overview of the Parent</w:t>
      </w:r>
      <w:ins w:id="8" w:author="Lindie" w:date="2025-11-03T13:27:00Z">
        <w:r>
          <w:rPr>
            <w:rFonts w:eastAsiaTheme="majorEastAsia"/>
            <w:b w:val="0"/>
            <w:bCs w:val="0"/>
            <w:color w:val="2F5496" w:themeColor="accent1" w:themeShade="BF"/>
            <w:kern w:val="0"/>
            <w:sz w:val="24"/>
            <w:szCs w:val="24"/>
          </w:rPr>
          <w:t xml:space="preserve"> </w:t>
        </w:r>
      </w:ins>
      <w:r>
        <w:rPr>
          <w:rFonts w:eastAsiaTheme="majorEastAsia"/>
          <w:b w:val="0"/>
          <w:bCs w:val="0"/>
          <w:color w:val="2F5496" w:themeColor="accent1" w:themeShade="BF"/>
          <w:kern w:val="0"/>
          <w:sz w:val="24"/>
          <w:szCs w:val="24"/>
        </w:rPr>
        <w:t>Coaching Program</w:t>
      </w:r>
      <w:bookmarkEnd w:id="7"/>
    </w:p>
    <w:p w14:paraId="7A068E9D" w14:textId="77777777" w:rsidR="000E478E" w:rsidRDefault="005D2B9A">
      <w:pPr>
        <w:pStyle w:val="Heading2"/>
        <w:keepNext/>
        <w:keepLines/>
        <w:numPr>
          <w:ilvl w:val="1"/>
          <w:numId w:val="4"/>
        </w:numPr>
        <w:spacing w:before="160" w:beforeAutospacing="0" w:after="80" w:afterAutospacing="0" w:line="259" w:lineRule="auto"/>
        <w:ind w:left="993" w:hanging="567"/>
        <w:rPr>
          <w:rFonts w:eastAsiaTheme="majorEastAsia"/>
          <w:b w:val="0"/>
          <w:bCs w:val="0"/>
          <w:color w:val="2F5496" w:themeColor="accent1" w:themeShade="BF"/>
          <w:sz w:val="24"/>
          <w:szCs w:val="24"/>
          <w:lang w:val="en-GB"/>
        </w:rPr>
      </w:pPr>
      <w:bookmarkStart w:id="9" w:name="_Toc213003198"/>
      <w:r>
        <w:rPr>
          <w:rFonts w:eastAsiaTheme="majorEastAsia"/>
          <w:b w:val="0"/>
          <w:bCs w:val="0"/>
          <w:color w:val="2F5496" w:themeColor="accent1" w:themeShade="BF"/>
          <w:sz w:val="24"/>
          <w:szCs w:val="24"/>
          <w:lang w:val="en-GB"/>
        </w:rPr>
        <w:t>Introduction</w:t>
      </w:r>
      <w:bookmarkEnd w:id="9"/>
    </w:p>
    <w:p w14:paraId="689A1285" w14:textId="77777777" w:rsidR="000E478E" w:rsidRDefault="005D2B9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Decades of research show that children’s early experiences in life have lasting effects on their odds of good health and success in school, work, and life. The first 1,000 days—from conception to a child's second birthday—are crucial for brain development. Early interventions in nurturing care: good health; adequate nutrition; safety and security; responsive care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giving; and early learning—can have long term benefits on children’s development. The Nurturing Care Framework for ECD (2018) underlines the importance of promoting responsive care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giving and stimulation of children from conception to the early years.  </w:t>
      </w:r>
    </w:p>
    <w:p w14:paraId="79C57153" w14:textId="77777777" w:rsidR="000E478E" w:rsidRDefault="005D2B9A">
      <w:p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Creating equitable access to quality nurturing environments is essential for promoting the physical health, cognitive stimulation, and emotional well-being  of children in their early years. The earliest opportunities for nurturing care interventions occur within the home and at health centers. From the baseline study, half (50 percent) of all caregivers in Lusaka and Chongwe </w:t>
      </w:r>
      <w:r>
        <w:rPr>
          <w:rFonts w:ascii="Times New Roman" w:eastAsia="Times New Roman" w:hAnsi="Times New Roman" w:cs="Times New Roman"/>
          <w:color w:val="000000"/>
          <w:sz w:val="24"/>
          <w:szCs w:val="24"/>
        </w:rPr>
        <w:t xml:space="preserve">city </w:t>
      </w:r>
      <w:r>
        <w:rPr>
          <w:rFonts w:ascii="Times New Roman" w:eastAsia="Times New Roman" w:hAnsi="Times New Roman" w:cs="Times New Roman"/>
          <w:color w:val="000000"/>
          <w:sz w:val="24"/>
          <w:szCs w:val="24"/>
        </w:rPr>
        <w:t xml:space="preserve">lacked basic knowledge of child development and early stimulation practices. </w:t>
      </w:r>
      <w:r>
        <w:rPr>
          <w:rFonts w:ascii="Times New Roman" w:eastAsia="Times New Roman" w:hAnsi="Times New Roman" w:cs="Times New Roman"/>
          <w:color w:val="000000"/>
          <w:sz w:val="24"/>
          <w:szCs w:val="24"/>
        </w:rPr>
        <w:t>Concerning</w:t>
      </w:r>
      <w:r>
        <w:rPr>
          <w:rFonts w:ascii="Times New Roman" w:eastAsia="Times New Roman" w:hAnsi="Times New Roman" w:cs="Times New Roman"/>
          <w:color w:val="000000"/>
          <w:sz w:val="24"/>
          <w:szCs w:val="24"/>
        </w:rPr>
        <w:t xml:space="preserve">, almost 1 in 2 children (46 percent) aged 0-3 years were developmentally off track. </w:t>
      </w:r>
    </w:p>
    <w:p w14:paraId="26996468" w14:textId="77777777" w:rsidR="000E478E" w:rsidRDefault="005D2B9A">
      <w:p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address these challenges, the leadership of Lusaka and Chongwe</w:t>
      </w:r>
      <w:r>
        <w:rPr>
          <w:rFonts w:ascii="Times New Roman" w:eastAsia="Times New Roman" w:hAnsi="Times New Roman" w:cs="Times New Roman"/>
          <w:color w:val="000000"/>
          <w:sz w:val="24"/>
          <w:szCs w:val="24"/>
        </w:rPr>
        <w:t xml:space="preserve"> c</w:t>
      </w:r>
      <w:r>
        <w:rPr>
          <w:rFonts w:ascii="Times New Roman" w:eastAsia="Times New Roman" w:hAnsi="Times New Roman" w:cs="Times New Roman"/>
          <w:color w:val="000000"/>
          <w:sz w:val="24"/>
          <w:szCs w:val="24"/>
        </w:rPr>
        <w:t xml:space="preserve">ity Councils have </w:t>
      </w:r>
      <w:r>
        <w:rPr>
          <w:rFonts w:ascii="Times New Roman" w:eastAsia="Times New Roman" w:hAnsi="Times New Roman" w:cs="Times New Roman"/>
          <w:color w:val="000000"/>
          <w:sz w:val="24"/>
          <w:szCs w:val="24"/>
        </w:rPr>
        <w:t>prioritized</w:t>
      </w:r>
      <w:r>
        <w:rPr>
          <w:rFonts w:ascii="Times New Roman" w:eastAsia="Times New Roman" w:hAnsi="Times New Roman" w:cs="Times New Roman"/>
          <w:color w:val="000000"/>
          <w:sz w:val="24"/>
          <w:szCs w:val="24"/>
        </w:rPr>
        <w:t>, among other key interventions, the promoting of program coaching program across the two cities.</w:t>
      </w:r>
    </w:p>
    <w:p w14:paraId="65ADA8CB" w14:textId="77777777" w:rsidR="000E478E" w:rsidRDefault="005D2B9A">
      <w:pPr>
        <w:pStyle w:val="Heading2"/>
        <w:keepNext/>
        <w:keepLines/>
        <w:numPr>
          <w:ilvl w:val="1"/>
          <w:numId w:val="4"/>
        </w:numPr>
        <w:spacing w:before="160" w:beforeAutospacing="0" w:after="80" w:afterAutospacing="0" w:line="259" w:lineRule="auto"/>
        <w:ind w:left="993" w:hanging="567"/>
        <w:rPr>
          <w:rFonts w:eastAsiaTheme="majorEastAsia"/>
          <w:b w:val="0"/>
          <w:bCs w:val="0"/>
          <w:color w:val="2F5496" w:themeColor="accent1" w:themeShade="BF"/>
          <w:sz w:val="24"/>
          <w:szCs w:val="24"/>
          <w:lang w:val="en-GB"/>
        </w:rPr>
      </w:pPr>
      <w:bookmarkStart w:id="10" w:name="_Toc213003199"/>
      <w:r>
        <w:rPr>
          <w:rFonts w:eastAsiaTheme="majorEastAsia"/>
          <w:b w:val="0"/>
          <w:bCs w:val="0"/>
          <w:color w:val="2F5496" w:themeColor="accent1" w:themeShade="BF"/>
          <w:sz w:val="24"/>
          <w:szCs w:val="24"/>
          <w:lang w:val="en-GB"/>
        </w:rPr>
        <w:t>Design and Purpose</w:t>
      </w:r>
      <w:bookmarkEnd w:id="10"/>
    </w:p>
    <w:p w14:paraId="52316ABB" w14:textId="77777777" w:rsidR="000E478E" w:rsidRDefault="005D2B9A">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ins w:id="11" w:author="Lindie" w:date="2025-11-03T14:45:00Z">
        <w:r>
          <w:rPr>
            <w:rFonts w:ascii="Times New Roman" w:eastAsia="Times New Roman" w:hAnsi="Times New Roman" w:cs="Times New Roman"/>
            <w:sz w:val="24"/>
            <w:szCs w:val="24"/>
          </w:rPr>
          <w:t>parent coaching</w:t>
        </w:r>
      </w:ins>
      <w:del w:id="12" w:author="Lindie" w:date="2025-11-03T14:45:00Z">
        <w:r>
          <w:rPr>
            <w:rFonts w:ascii="Times New Roman" w:eastAsia="Times New Roman" w:hAnsi="Times New Roman" w:cs="Times New Roman"/>
            <w:sz w:val="24"/>
            <w:szCs w:val="24"/>
          </w:rPr>
          <w:delText>parentcoaching</w:delText>
        </w:r>
      </w:del>
      <w:r>
        <w:rPr>
          <w:rFonts w:ascii="Times New Roman" w:eastAsia="Times New Roman" w:hAnsi="Times New Roman" w:cs="Times New Roman"/>
          <w:sz w:val="24"/>
          <w:szCs w:val="24"/>
        </w:rPr>
        <w:t xml:space="preserve"> program is designed to support the nurturing and stimulation practices of parents and caregivers with children under 5 years of age. The initiative is anchored on the nurturing care for ECD and a social </w:t>
      </w:r>
      <w:ins w:id="13" w:author="Lindie" w:date="2025-11-03T14:44:00Z">
        <w:r>
          <w:rPr>
            <w:rFonts w:ascii="Times New Roman" w:eastAsia="Times New Roman" w:hAnsi="Times New Roman" w:cs="Times New Roman"/>
            <w:sz w:val="24"/>
            <w:szCs w:val="24"/>
          </w:rPr>
          <w:t>behavioral</w:t>
        </w:r>
      </w:ins>
      <w:del w:id="14" w:author="Lindie" w:date="2025-11-03T14:44:00Z">
        <w:r>
          <w:rPr>
            <w:rFonts w:ascii="Times New Roman" w:eastAsia="Times New Roman" w:hAnsi="Times New Roman" w:cs="Times New Roman"/>
            <w:sz w:val="24"/>
            <w:szCs w:val="24"/>
          </w:rPr>
          <w:delText>behavioural</w:delText>
        </w:r>
      </w:del>
      <w:r>
        <w:rPr>
          <w:rFonts w:ascii="Times New Roman" w:eastAsia="Times New Roman" w:hAnsi="Times New Roman" w:cs="Times New Roman"/>
          <w:sz w:val="24"/>
          <w:szCs w:val="24"/>
        </w:rPr>
        <w:t xml:space="preserve"> change campaign to improve the knowledge and nurturing practices among parents and caregivers and promote positive parenting from conception to five years.</w:t>
      </w:r>
    </w:p>
    <w:p w14:paraId="4CD872DB" w14:textId="77777777" w:rsidR="000E478E" w:rsidRDefault="005D2B9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seeks to build the capacity of parents and caregivers to provide a comprehensive care that focuses primarily on engaging in stimulating and responsive caregiving </w:t>
      </w:r>
      <w:ins w:id="15" w:author="Lindie" w:date="2025-11-03T14:45:00Z">
        <w:r>
          <w:rPr>
            <w:rFonts w:ascii="Times New Roman" w:eastAsia="Times New Roman" w:hAnsi="Times New Roman" w:cs="Times New Roman"/>
            <w:sz w:val="24"/>
            <w:szCs w:val="24"/>
          </w:rPr>
          <w:t>behaviors</w:t>
        </w:r>
      </w:ins>
      <w:del w:id="16" w:author="Lindie" w:date="2025-11-03T14:45:00Z">
        <w:r>
          <w:rPr>
            <w:rFonts w:ascii="Times New Roman" w:eastAsia="Times New Roman" w:hAnsi="Times New Roman" w:cs="Times New Roman"/>
            <w:sz w:val="24"/>
            <w:szCs w:val="24"/>
          </w:rPr>
          <w:delText>behaviours</w:delText>
        </w:r>
      </w:del>
      <w:r>
        <w:rPr>
          <w:rFonts w:ascii="Times New Roman" w:eastAsia="Times New Roman" w:hAnsi="Times New Roman" w:cs="Times New Roman"/>
          <w:sz w:val="24"/>
          <w:szCs w:val="24"/>
        </w:rPr>
        <w:t xml:space="preserve"> and positive discipline that promote healthy child development. It leverages on existing structures with the Council and the Ministry of Health and </w:t>
      </w:r>
      <w:ins w:id="17" w:author="Lindie" w:date="2025-11-03T14:45:00Z">
        <w:r>
          <w:rPr>
            <w:rFonts w:ascii="Times New Roman" w:eastAsia="Times New Roman" w:hAnsi="Times New Roman" w:cs="Times New Roman"/>
            <w:sz w:val="24"/>
            <w:szCs w:val="24"/>
          </w:rPr>
          <w:t>utilizes</w:t>
        </w:r>
      </w:ins>
      <w:del w:id="18" w:author="Lindie" w:date="2025-11-03T14:45:00Z">
        <w:r>
          <w:rPr>
            <w:rFonts w:ascii="Times New Roman" w:eastAsia="Times New Roman" w:hAnsi="Times New Roman" w:cs="Times New Roman"/>
            <w:sz w:val="24"/>
            <w:szCs w:val="24"/>
          </w:rPr>
          <w:delText>utilises</w:delText>
        </w:r>
      </w:del>
      <w:r>
        <w:rPr>
          <w:rFonts w:ascii="Times New Roman" w:eastAsia="Times New Roman" w:hAnsi="Times New Roman" w:cs="Times New Roman"/>
          <w:sz w:val="24"/>
          <w:szCs w:val="24"/>
        </w:rPr>
        <w:t xml:space="preserve"> existing workforce to deliver home visits and group sessions.</w:t>
      </w:r>
    </w:p>
    <w:p w14:paraId="26BB1D1E" w14:textId="77777777" w:rsidR="000E478E" w:rsidRDefault="005D2B9A">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intervention will facilitate household and community dialogues on nurturing and stimulating practices that impact on child development, promote peer mentorship and mother-to-mother support groups, and utilize innovative solutions to vulnerable households with children under 3 years.  Recognising that parent and caregiver wellbeing is critical to the practicing of nurturing care at home, the initiative will incorporate mental health and wellbeing of parents and caregivers.</w:t>
      </w:r>
    </w:p>
    <w:p w14:paraId="7358CE67" w14:textId="77777777" w:rsidR="000E478E" w:rsidRDefault="005D2B9A">
      <w:pPr>
        <w:pStyle w:val="Heading2"/>
        <w:keepNext/>
        <w:keepLines/>
        <w:numPr>
          <w:ilvl w:val="1"/>
          <w:numId w:val="4"/>
        </w:numPr>
        <w:spacing w:before="160" w:beforeAutospacing="0" w:after="80" w:afterAutospacing="0" w:line="259" w:lineRule="auto"/>
        <w:ind w:left="993" w:hanging="567"/>
        <w:rPr>
          <w:rFonts w:eastAsiaTheme="majorEastAsia"/>
          <w:b w:val="0"/>
          <w:bCs w:val="0"/>
          <w:color w:val="2F5496" w:themeColor="accent1" w:themeShade="BF"/>
          <w:sz w:val="24"/>
          <w:szCs w:val="24"/>
          <w:lang w:val="en-GB"/>
        </w:rPr>
      </w:pPr>
      <w:bookmarkStart w:id="19" w:name="_Toc213003200"/>
      <w:r>
        <w:rPr>
          <w:rFonts w:eastAsiaTheme="majorEastAsia"/>
          <w:b w:val="0"/>
          <w:bCs w:val="0"/>
          <w:color w:val="2F5496" w:themeColor="accent1" w:themeShade="BF"/>
          <w:sz w:val="24"/>
          <w:szCs w:val="24"/>
          <w:lang w:val="en-GB"/>
        </w:rPr>
        <w:t>Target Population</w:t>
      </w:r>
      <w:bookmarkEnd w:id="19"/>
    </w:p>
    <w:p w14:paraId="30F342B3" w14:textId="77777777" w:rsidR="000E478E" w:rsidRDefault="005D2B9A">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intervention will target </w:t>
      </w:r>
    </w:p>
    <w:p w14:paraId="7F529B79" w14:textId="77777777" w:rsidR="000E478E" w:rsidRDefault="005D2B9A">
      <w:pPr>
        <w:pStyle w:val="ListParagraph"/>
        <w:numPr>
          <w:ilvl w:val="0"/>
          <w:numId w:val="5"/>
        </w:num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parents and caregivers of children under 5 years including family members such as siblings, grandparents, maids, neighbors, who offer </w:t>
      </w:r>
      <w:ins w:id="20" w:author="Lindie" w:date="2025-11-03T14:46:00Z">
        <w:r>
          <w:rPr>
            <w:rFonts w:ascii="Times New Roman" w:eastAsia="Times New Roman" w:hAnsi="Times New Roman" w:cs="Times New Roman"/>
            <w:color w:val="000000"/>
            <w:sz w:val="24"/>
            <w:szCs w:val="24"/>
          </w:rPr>
          <w:t>care giving</w:t>
        </w:r>
      </w:ins>
      <w:del w:id="21" w:author="Lindie" w:date="2025-11-03T14:46:00Z">
        <w:r>
          <w:rPr>
            <w:rFonts w:ascii="Times New Roman" w:eastAsia="Times New Roman" w:hAnsi="Times New Roman" w:cs="Times New Roman"/>
            <w:color w:val="000000"/>
            <w:sz w:val="24"/>
            <w:szCs w:val="24"/>
          </w:rPr>
          <w:delText>caregiving</w:delText>
        </w:r>
      </w:del>
      <w:r>
        <w:rPr>
          <w:rFonts w:ascii="Times New Roman" w:eastAsia="Times New Roman" w:hAnsi="Times New Roman" w:cs="Times New Roman"/>
          <w:color w:val="000000"/>
          <w:sz w:val="24"/>
          <w:szCs w:val="24"/>
        </w:rPr>
        <w:t xml:space="preserve"> support in the absence of a parent</w:t>
      </w:r>
    </w:p>
    <w:p w14:paraId="1F2377FB" w14:textId="77777777" w:rsidR="000E478E" w:rsidRDefault="005D2B9A">
      <w:pPr>
        <w:pStyle w:val="ListParagraph"/>
        <w:numPr>
          <w:ilvl w:val="0"/>
          <w:numId w:val="5"/>
        </w:num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parents and caregivers living in informal settlements</w:t>
      </w:r>
    </w:p>
    <w:p w14:paraId="2EBE97CD" w14:textId="77777777" w:rsidR="000E478E" w:rsidRDefault="005D2B9A">
      <w:pPr>
        <w:pStyle w:val="ListParagraph"/>
        <w:numPr>
          <w:ilvl w:val="0"/>
          <w:numId w:val="5"/>
        </w:num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expectant or new parents, adolescent mothers and parents living in vulnerable households </w:t>
      </w:r>
    </w:p>
    <w:p w14:paraId="60D24F1D" w14:textId="77777777" w:rsidR="000E478E" w:rsidRDefault="005D2B9A">
      <w:pPr>
        <w:pStyle w:val="ListParagraph"/>
        <w:numPr>
          <w:ilvl w:val="0"/>
          <w:numId w:val="5"/>
        </w:numPr>
        <w:spacing w:after="0"/>
        <w:jc w:val="both"/>
        <w:rPr>
          <w:rFonts w:ascii="Times New Roman" w:eastAsia="Times New Roman" w:hAnsi="Times New Roman" w:cs="Times New Roman"/>
          <w:color w:val="000000"/>
          <w:sz w:val="24"/>
          <w:szCs w:val="24"/>
        </w:rPr>
      </w:pPr>
      <w:ins w:id="22" w:author="BISHOP" w:date="2025-11-03T09:58:00Z">
        <w:r>
          <w:rPr>
            <w:rFonts w:ascii="Times New Roman" w:eastAsia="Times New Roman" w:hAnsi="Times New Roman" w:cs="Times New Roman"/>
            <w:color w:val="000000"/>
            <w:sz w:val="24"/>
            <w:szCs w:val="24"/>
          </w:rPr>
          <w:t xml:space="preserve">Fathers </w:t>
        </w:r>
      </w:ins>
      <w:ins w:id="23" w:author="BISHOP" w:date="2025-11-03T10:00:00Z">
        <w:r>
          <w:rPr>
            <w:rFonts w:ascii="Times New Roman" w:eastAsia="Times New Roman" w:hAnsi="Times New Roman" w:cs="Times New Roman"/>
            <w:color w:val="000000"/>
            <w:sz w:val="24"/>
            <w:szCs w:val="24"/>
          </w:rPr>
          <w:t xml:space="preserve">from both rural and urban setup - </w:t>
        </w:r>
      </w:ins>
      <w:ins w:id="24" w:author="Lindie" w:date="2025-11-03T14:46:00Z">
        <w:r>
          <w:rPr>
            <w:rFonts w:ascii="Times New Roman" w:eastAsia="Times New Roman" w:hAnsi="Times New Roman" w:cs="Times New Roman"/>
            <w:color w:val="000000"/>
            <w:sz w:val="24"/>
            <w:szCs w:val="24"/>
          </w:rPr>
          <w:t>Recognizing</w:t>
        </w:r>
      </w:ins>
      <w:del w:id="25" w:author="Lindie" w:date="2025-11-03T14:46:00Z">
        <w:r>
          <w:rPr>
            <w:rFonts w:ascii="Times New Roman" w:eastAsia="Times New Roman" w:hAnsi="Times New Roman" w:cs="Times New Roman"/>
            <w:color w:val="000000"/>
            <w:sz w:val="24"/>
            <w:szCs w:val="24"/>
          </w:rPr>
          <w:delText>Recognising</w:delText>
        </w:r>
      </w:del>
      <w:r>
        <w:rPr>
          <w:rFonts w:ascii="Times New Roman" w:eastAsia="Times New Roman" w:hAnsi="Times New Roman" w:cs="Times New Roman"/>
          <w:color w:val="000000"/>
          <w:sz w:val="24"/>
          <w:szCs w:val="24"/>
        </w:rPr>
        <w:t xml:space="preserve"> the crucial role fathers play in the lives of children, the initiative will adopt innovative approaches to engage fathers of children under the age of 3 years and adolescents. </w:t>
      </w:r>
    </w:p>
    <w:p w14:paraId="7F31FBD9" w14:textId="77777777" w:rsidR="000E478E" w:rsidRDefault="005D2B9A">
      <w:pPr>
        <w:pStyle w:val="ListParagraph"/>
        <w:numPr>
          <w:ilvl w:val="0"/>
          <w:numId w:val="5"/>
        </w:num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Children at risk of developmental delays or children living with disabilities. </w:t>
      </w:r>
    </w:p>
    <w:p w14:paraId="3B97BEC0" w14:textId="77777777" w:rsidR="000E478E" w:rsidRDefault="000E478E">
      <w:pPr>
        <w:spacing w:after="0"/>
        <w:jc w:val="both"/>
        <w:rPr>
          <w:rFonts w:ascii="Times New Roman" w:eastAsia="Times New Roman" w:hAnsi="Times New Roman" w:cs="Times New Roman"/>
          <w:color w:val="000000"/>
          <w:sz w:val="24"/>
          <w:szCs w:val="24"/>
        </w:rPr>
      </w:pPr>
    </w:p>
    <w:p w14:paraId="477D9C73" w14:textId="77777777" w:rsidR="000E478E" w:rsidRDefault="005D2B9A">
      <w:pPr>
        <w:pStyle w:val="Heading2"/>
        <w:keepNext/>
        <w:keepLines/>
        <w:numPr>
          <w:ilvl w:val="1"/>
          <w:numId w:val="4"/>
        </w:numPr>
        <w:spacing w:before="160" w:beforeAutospacing="0" w:after="80" w:afterAutospacing="0" w:line="259" w:lineRule="auto"/>
        <w:ind w:left="993" w:hanging="567"/>
        <w:rPr>
          <w:rFonts w:eastAsiaTheme="majorEastAsia"/>
          <w:b w:val="0"/>
          <w:bCs w:val="0"/>
          <w:color w:val="2F5496" w:themeColor="accent1" w:themeShade="BF"/>
          <w:sz w:val="24"/>
          <w:szCs w:val="24"/>
          <w:lang w:val="en-GB"/>
        </w:rPr>
      </w:pPr>
      <w:bookmarkStart w:id="26" w:name="_Toc213003201"/>
      <w:r>
        <w:rPr>
          <w:rFonts w:eastAsiaTheme="majorEastAsia"/>
          <w:b w:val="0"/>
          <w:bCs w:val="0"/>
          <w:color w:val="2F5496" w:themeColor="accent1" w:themeShade="BF"/>
          <w:sz w:val="24"/>
          <w:szCs w:val="24"/>
          <w:lang w:val="en-GB"/>
        </w:rPr>
        <w:t>Key Objectives</w:t>
      </w:r>
      <w:bookmarkEnd w:id="26"/>
    </w:p>
    <w:p w14:paraId="38E7B34E" w14:textId="77777777" w:rsidR="000E478E" w:rsidRDefault="005D2B9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key objective of the parent</w:t>
      </w:r>
      <w:ins w:id="27" w:author="BISHOP" w:date="2025-11-03T10:01:00Z">
        <w:r>
          <w:rPr>
            <w:rFonts w:ascii="Times New Roman" w:eastAsia="Times New Roman" w:hAnsi="Times New Roman" w:cs="Times New Roman"/>
            <w:color w:val="000000"/>
            <w:sz w:val="24"/>
            <w:szCs w:val="24"/>
          </w:rPr>
          <w:t xml:space="preserve">al </w:t>
        </w:r>
      </w:ins>
      <w:del w:id="28" w:author="BISHOP" w:date="2025-11-03T10:01:00Z">
        <w:r>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 xml:space="preserve">coaching program is to improve caregiver knowledge, practices and skills on nurturing care among parents and caregivers of children under five through parental coaching programs within health </w:t>
      </w:r>
      <w:ins w:id="29" w:author="Lindie" w:date="2025-11-03T14:47:00Z">
        <w:r>
          <w:rPr>
            <w:rFonts w:ascii="Times New Roman" w:eastAsia="Times New Roman" w:hAnsi="Times New Roman" w:cs="Times New Roman"/>
            <w:color w:val="000000"/>
            <w:sz w:val="24"/>
            <w:szCs w:val="24"/>
          </w:rPr>
          <w:t>centers</w:t>
        </w:r>
      </w:ins>
      <w:del w:id="30" w:author="Lindie" w:date="2025-11-03T14:47:00Z">
        <w:r>
          <w:rPr>
            <w:rFonts w:ascii="Times New Roman" w:eastAsia="Times New Roman" w:hAnsi="Times New Roman" w:cs="Times New Roman"/>
            <w:color w:val="000000"/>
            <w:sz w:val="24"/>
            <w:szCs w:val="24"/>
          </w:rPr>
          <w:delText>centres</w:delText>
        </w:r>
      </w:del>
      <w:r>
        <w:rPr>
          <w:rFonts w:ascii="Times New Roman" w:eastAsia="Times New Roman" w:hAnsi="Times New Roman" w:cs="Times New Roman"/>
          <w:color w:val="000000"/>
          <w:sz w:val="24"/>
          <w:szCs w:val="24"/>
        </w:rPr>
        <w:t>, households, communities and workplaces.</w:t>
      </w:r>
    </w:p>
    <w:p w14:paraId="2BD694C6" w14:textId="77777777" w:rsidR="000E478E" w:rsidRDefault="000E478E">
      <w:pPr>
        <w:jc w:val="both"/>
        <w:rPr>
          <w:rFonts w:ascii="Times New Roman" w:eastAsia="Times New Roman" w:hAnsi="Times New Roman" w:cs="Times New Roman"/>
          <w:color w:val="000000"/>
          <w:sz w:val="24"/>
          <w:szCs w:val="24"/>
        </w:rPr>
      </w:pPr>
    </w:p>
    <w:p w14:paraId="621636CF" w14:textId="77777777" w:rsidR="000E478E" w:rsidRDefault="005D2B9A">
      <w:pPr>
        <w:pStyle w:val="Heading2"/>
        <w:keepNext/>
        <w:keepLines/>
        <w:numPr>
          <w:ilvl w:val="1"/>
          <w:numId w:val="4"/>
        </w:numPr>
        <w:spacing w:before="160" w:beforeAutospacing="0" w:after="80" w:afterAutospacing="0" w:line="259" w:lineRule="auto"/>
        <w:ind w:left="993" w:hanging="567"/>
        <w:rPr>
          <w:rFonts w:eastAsiaTheme="majorEastAsia"/>
          <w:b w:val="0"/>
          <w:bCs w:val="0"/>
          <w:color w:val="2F5496" w:themeColor="accent1" w:themeShade="BF"/>
          <w:sz w:val="24"/>
          <w:szCs w:val="24"/>
          <w:lang w:val="en-GB"/>
        </w:rPr>
      </w:pPr>
      <w:bookmarkStart w:id="31" w:name="_Toc213003202"/>
      <w:r>
        <w:rPr>
          <w:rFonts w:eastAsiaTheme="majorEastAsia"/>
          <w:b w:val="0"/>
          <w:bCs w:val="0"/>
          <w:color w:val="2F5496" w:themeColor="accent1" w:themeShade="BF"/>
          <w:sz w:val="24"/>
          <w:szCs w:val="24"/>
          <w:lang w:val="en-GB"/>
        </w:rPr>
        <w:t>Expected outcomes</w:t>
      </w:r>
      <w:bookmarkEnd w:id="31"/>
    </w:p>
    <w:p w14:paraId="09419CF6" w14:textId="77777777" w:rsidR="000E478E" w:rsidRDefault="005D2B9A">
      <w:pPr>
        <w:tabs>
          <w:tab w:val="left" w:pos="720"/>
        </w:tabs>
        <w:spacing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The parental coaching program is expected to deliver multiple outcomes in the following areas:</w:t>
      </w:r>
    </w:p>
    <w:p w14:paraId="352F4336" w14:textId="77777777" w:rsidR="000E478E" w:rsidRDefault="005D2B9A">
      <w:pPr>
        <w:pStyle w:val="ListParagraph"/>
        <w:numPr>
          <w:ilvl w:val="0"/>
          <w:numId w:val="6"/>
        </w:numP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Improved caregiver knowledge, practices and skills on nurturing care</w:t>
      </w:r>
    </w:p>
    <w:p w14:paraId="71325125" w14:textId="77777777" w:rsidR="000E478E" w:rsidRDefault="005D2B9A">
      <w:pPr>
        <w:pStyle w:val="ListParagraph"/>
        <w:numPr>
          <w:ilvl w:val="0"/>
          <w:numId w:val="6"/>
        </w:numP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Improved </w:t>
      </w:r>
      <w:r>
        <w:rPr>
          <w:rFonts w:ascii="Times New Roman" w:hAnsi="Times New Roman" w:cs="Times New Roman"/>
          <w:sz w:val="24"/>
          <w:szCs w:val="24"/>
        </w:rPr>
        <w:t>positive parenting practices</w:t>
      </w:r>
      <w:ins w:id="32" w:author="Lindie" w:date="2025-11-03T14:47:00Z">
        <w:r>
          <w:rPr>
            <w:rFonts w:ascii="Times New Roman" w:hAnsi="Times New Roman" w:cs="Times New Roman"/>
            <w:sz w:val="24"/>
            <w:szCs w:val="24"/>
          </w:rPr>
          <w:t xml:space="preserve"> </w:t>
        </w:r>
      </w:ins>
      <w:r>
        <w:rPr>
          <w:rFonts w:ascii="Times New Roman" w:hAnsi="Times New Roman" w:cs="Times New Roman"/>
          <w:sz w:val="24"/>
          <w:szCs w:val="24"/>
        </w:rPr>
        <w:t xml:space="preserve">around key </w:t>
      </w:r>
      <w:ins w:id="33" w:author="Lindie" w:date="2025-11-03T14:47:00Z">
        <w:r>
          <w:rPr>
            <w:rFonts w:ascii="Times New Roman" w:hAnsi="Times New Roman" w:cs="Times New Roman"/>
            <w:sz w:val="24"/>
            <w:szCs w:val="24"/>
          </w:rPr>
          <w:t>behaviors</w:t>
        </w:r>
      </w:ins>
      <w:del w:id="34" w:author="Lindie" w:date="2025-11-03T14:47:00Z">
        <w:r>
          <w:rPr>
            <w:rFonts w:ascii="Times New Roman" w:hAnsi="Times New Roman" w:cs="Times New Roman"/>
            <w:sz w:val="24"/>
            <w:szCs w:val="24"/>
          </w:rPr>
          <w:delText>behaviours</w:delText>
        </w:r>
      </w:del>
      <w:r>
        <w:rPr>
          <w:rFonts w:ascii="Times New Roman" w:hAnsi="Times New Roman" w:cs="Times New Roman"/>
          <w:sz w:val="24"/>
          <w:szCs w:val="24"/>
        </w:rPr>
        <w:t xml:space="preserve"> on nurturing care (stimulating, nutrition, positive caregiver-child interactions in the areas of talking, singing and reading to a child, access to play and positive discipline)</w:t>
      </w:r>
    </w:p>
    <w:p w14:paraId="325FF32D" w14:textId="77777777" w:rsidR="000E478E" w:rsidRDefault="005D2B9A">
      <w:pPr>
        <w:pStyle w:val="ListParagraph"/>
        <w:numPr>
          <w:ilvl w:val="0"/>
          <w:numId w:val="6"/>
        </w:numPr>
        <w:spacing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Parent and caregiver ability to detect delayed developmental milestones early and secure immediate interventions</w:t>
      </w:r>
    </w:p>
    <w:p w14:paraId="2600CD0E" w14:textId="77777777" w:rsidR="000E478E" w:rsidRDefault="005D2B9A">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Improve</w:t>
      </w:r>
      <w:ins w:id="35" w:author="BISHOP" w:date="2025-11-03T10:03:00Z">
        <w:r>
          <w:rPr>
            <w:rFonts w:ascii="Times New Roman" w:hAnsi="Times New Roman" w:cs="Times New Roman"/>
            <w:sz w:val="24"/>
            <w:szCs w:val="24"/>
          </w:rPr>
          <w:t xml:space="preserve">d </w:t>
        </w:r>
      </w:ins>
      <w:del w:id="36" w:author="BISHOP" w:date="2025-11-03T10:03:00Z">
        <w:r>
          <w:rPr>
            <w:rFonts w:ascii="Times New Roman" w:hAnsi="Times New Roman" w:cs="Times New Roman"/>
            <w:sz w:val="24"/>
            <w:szCs w:val="24"/>
          </w:rPr>
          <w:delText xml:space="preserve"> </w:delText>
        </w:r>
      </w:del>
      <w:r>
        <w:rPr>
          <w:rFonts w:ascii="Times New Roman" w:hAnsi="Times New Roman" w:cs="Times New Roman"/>
          <w:sz w:val="24"/>
          <w:szCs w:val="24"/>
        </w:rPr>
        <w:t>pregnancy outcomes by supporting women during prenatal health</w:t>
      </w:r>
    </w:p>
    <w:p w14:paraId="07C76569" w14:textId="77777777" w:rsidR="000E478E" w:rsidRDefault="005D2B9A">
      <w:pPr>
        <w:pStyle w:val="ListParagraph"/>
        <w:numPr>
          <w:ilvl w:val="0"/>
          <w:numId w:val="6"/>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Children aged 0-3 have equitable access to quality, nurturing and stimulating childcare services</w:t>
      </w:r>
    </w:p>
    <w:p w14:paraId="078A2006" w14:textId="77777777" w:rsidR="000E478E" w:rsidRDefault="005D2B9A">
      <w:pPr>
        <w:pStyle w:val="ListParagraph"/>
        <w:numPr>
          <w:ilvl w:val="0"/>
          <w:numId w:val="6"/>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Children aged 0-3 have access to nutritious and balanced meals for improved nutritional outcomes, with a focus on reducing stunting</w:t>
      </w:r>
    </w:p>
    <w:p w14:paraId="58FB4678" w14:textId="77777777" w:rsidR="000E478E" w:rsidRDefault="005D2B9A">
      <w:pPr>
        <w:pStyle w:val="ListParagraph"/>
        <w:numPr>
          <w:ilvl w:val="0"/>
          <w:numId w:val="6"/>
        </w:numP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Children aged 0 – 3 years demonstrate improved physical and socio-emotional development of children </w:t>
      </w:r>
    </w:p>
    <w:p w14:paraId="3ACB3D97" w14:textId="77777777" w:rsidR="000E478E" w:rsidRDefault="005D2B9A">
      <w:pPr>
        <w:pStyle w:val="ListParagraph"/>
        <w:numPr>
          <w:ilvl w:val="0"/>
          <w:numId w:val="6"/>
        </w:numP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Children aged 0 – 3 years have access to a safe, inclusive and locally appropriate outdoor play spaces.</w:t>
      </w:r>
    </w:p>
    <w:p w14:paraId="22069516" w14:textId="77777777" w:rsidR="000E478E" w:rsidRDefault="000E478E">
      <w:pPr>
        <w:tabs>
          <w:tab w:val="left" w:pos="720"/>
        </w:tabs>
        <w:spacing w:after="100" w:afterAutospacing="1" w:line="240" w:lineRule="auto"/>
        <w:jc w:val="both"/>
        <w:rPr>
          <w:rFonts w:ascii="Times New Roman" w:hAnsi="Times New Roman" w:cs="Times New Roman"/>
          <w:sz w:val="24"/>
          <w:szCs w:val="24"/>
        </w:rPr>
      </w:pPr>
    </w:p>
    <w:p w14:paraId="71922E8D" w14:textId="77777777" w:rsidR="000E478E" w:rsidRDefault="005D2B9A">
      <w:pPr>
        <w:pStyle w:val="Heading1"/>
        <w:keepNext/>
        <w:keepLines/>
        <w:numPr>
          <w:ilvl w:val="0"/>
          <w:numId w:val="7"/>
        </w:numPr>
        <w:spacing w:before="360" w:beforeAutospacing="0" w:after="80" w:afterAutospacing="0" w:line="259" w:lineRule="auto"/>
        <w:ind w:left="426" w:hanging="426"/>
        <w:rPr>
          <w:rFonts w:eastAsiaTheme="majorEastAsia"/>
          <w:b w:val="0"/>
          <w:bCs w:val="0"/>
          <w:color w:val="2F5496" w:themeColor="accent1" w:themeShade="BF"/>
          <w:kern w:val="0"/>
          <w:sz w:val="24"/>
          <w:szCs w:val="24"/>
        </w:rPr>
      </w:pPr>
      <w:bookmarkStart w:id="37" w:name="_Toc213003203"/>
      <w:ins w:id="38" w:author="Lindie" w:date="2025-11-03T14:47:00Z">
        <w:r>
          <w:rPr>
            <w:rFonts w:eastAsiaTheme="majorEastAsia"/>
            <w:b w:val="0"/>
            <w:bCs w:val="0"/>
            <w:color w:val="2F5496" w:themeColor="accent1" w:themeShade="BF"/>
            <w:kern w:val="0"/>
            <w:sz w:val="24"/>
            <w:szCs w:val="24"/>
          </w:rPr>
          <w:t>Organizational</w:t>
        </w:r>
      </w:ins>
      <w:del w:id="39" w:author="Lindie" w:date="2025-11-03T14:47:00Z">
        <w:r>
          <w:rPr>
            <w:rFonts w:eastAsiaTheme="majorEastAsia"/>
            <w:b w:val="0"/>
            <w:bCs w:val="0"/>
            <w:color w:val="2F5496" w:themeColor="accent1" w:themeShade="BF"/>
            <w:kern w:val="0"/>
            <w:sz w:val="24"/>
            <w:szCs w:val="24"/>
          </w:rPr>
          <w:delText>Organisational</w:delText>
        </w:r>
      </w:del>
      <w:r>
        <w:rPr>
          <w:rFonts w:eastAsiaTheme="majorEastAsia"/>
          <w:b w:val="0"/>
          <w:bCs w:val="0"/>
          <w:color w:val="2F5496" w:themeColor="accent1" w:themeShade="BF"/>
          <w:kern w:val="0"/>
          <w:sz w:val="24"/>
          <w:szCs w:val="24"/>
        </w:rPr>
        <w:t xml:space="preserve"> Structure</w:t>
      </w:r>
      <w:bookmarkEnd w:id="37"/>
    </w:p>
    <w:p w14:paraId="1010D4F5"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0" w:author="Lindie" w:date="2025-11-03T14:38:00Z">
          <w:pPr>
            <w:pStyle w:val="Heading2"/>
            <w:keepNext/>
            <w:keepLines/>
            <w:numPr>
              <w:ilvl w:val="1"/>
              <w:numId w:val="7"/>
            </w:numPr>
            <w:spacing w:before="160" w:beforeAutospacing="0" w:after="80" w:afterAutospacing="0" w:line="259" w:lineRule="auto"/>
            <w:ind w:left="993" w:hanging="567"/>
          </w:pPr>
        </w:pPrChange>
      </w:pPr>
      <w:bookmarkStart w:id="41" w:name="_Toc213003204"/>
      <w:r>
        <w:rPr>
          <w:rFonts w:eastAsiaTheme="majorEastAsia"/>
          <w:b w:val="0"/>
          <w:bCs w:val="0"/>
          <w:color w:val="2F5496" w:themeColor="accent1" w:themeShade="BF"/>
          <w:sz w:val="24"/>
          <w:szCs w:val="24"/>
          <w:lang w:val="en-GB"/>
        </w:rPr>
        <w:t>Parent Coaches</w:t>
      </w:r>
      <w:bookmarkEnd w:id="41"/>
    </w:p>
    <w:p w14:paraId="70C66689" w14:textId="77777777" w:rsidR="000E478E" w:rsidRDefault="005D2B9A">
      <w:pPr>
        <w:jc w:val="both"/>
        <w:rPr>
          <w:rFonts w:ascii="Times New Roman" w:hAnsi="Times New Roman" w:cs="Times New Roman"/>
          <w:sz w:val="24"/>
          <w:szCs w:val="24"/>
          <w:lang w:val="en-GB"/>
        </w:rPr>
      </w:pPr>
      <w:r>
        <w:rPr>
          <w:rFonts w:ascii="Times New Roman" w:hAnsi="Times New Roman" w:cs="Times New Roman"/>
          <w:sz w:val="24"/>
          <w:szCs w:val="24"/>
          <w:lang w:val="en-GB"/>
        </w:rPr>
        <w:t>The initiative will be delivered by parent coaches, made up of already existing frontline workers who engages with communities in their role and will be made up of the Council, Ministry of Health and Volunteer staff as follows:</w:t>
      </w:r>
    </w:p>
    <w:p w14:paraId="06588411" w14:textId="77777777" w:rsidR="000E478E" w:rsidRDefault="000E478E">
      <w:pPr>
        <w:jc w:val="both"/>
        <w:rPr>
          <w:rFonts w:ascii="Times New Roman" w:hAnsi="Times New Roman" w:cs="Times New Roman"/>
          <w:sz w:val="24"/>
          <w:szCs w:val="24"/>
          <w:lang w:val="en-GB"/>
        </w:rPr>
      </w:pPr>
    </w:p>
    <w:p w14:paraId="0CCF420B" w14:textId="77777777" w:rsidR="000E478E" w:rsidRDefault="000E478E">
      <w:pPr>
        <w:jc w:val="both"/>
        <w:rPr>
          <w:rFonts w:ascii="Times New Roman" w:hAnsi="Times New Roman" w:cs="Times New Roman"/>
          <w:sz w:val="24"/>
          <w:szCs w:val="24"/>
          <w:lang w:val="en-GB"/>
        </w:rPr>
      </w:pPr>
    </w:p>
    <w:tbl>
      <w:tblPr>
        <w:tblStyle w:val="TableGrid1"/>
        <w:tblW w:w="0" w:type="auto"/>
        <w:tblLook w:val="04A0" w:firstRow="1" w:lastRow="0" w:firstColumn="1" w:lastColumn="0" w:noHBand="0" w:noVBand="1"/>
      </w:tblPr>
      <w:tblGrid>
        <w:gridCol w:w="1980"/>
        <w:gridCol w:w="5953"/>
        <w:gridCol w:w="1083"/>
      </w:tblGrid>
      <w:tr w:rsidR="000E478E" w14:paraId="5F0ED100" w14:textId="77777777">
        <w:tc>
          <w:tcPr>
            <w:tcW w:w="9016" w:type="dxa"/>
            <w:gridSpan w:val="3"/>
            <w:shd w:val="clear" w:color="auto" w:fill="000000"/>
          </w:tcPr>
          <w:p w14:paraId="06254683" w14:textId="77777777" w:rsidR="000E478E" w:rsidRDefault="005D2B9A">
            <w:pPr>
              <w:spacing w:after="0" w:line="240" w:lineRule="auto"/>
              <w:jc w:val="center"/>
              <w:rPr>
                <w:rFonts w:ascii="Times New Roman" w:eastAsia="Aptos" w:hAnsi="Times New Roman" w:cs="Times New Roman"/>
                <w:color w:val="FFFFFF"/>
                <w:sz w:val="24"/>
                <w:szCs w:val="24"/>
                <w:lang w:val="en-GB"/>
              </w:rPr>
            </w:pPr>
            <w:r>
              <w:rPr>
                <w:rFonts w:ascii="Times New Roman" w:eastAsia="Aptos" w:hAnsi="Times New Roman" w:cs="Times New Roman"/>
                <w:color w:val="FFFFFF"/>
                <w:sz w:val="24"/>
                <w:szCs w:val="24"/>
                <w:lang w:val="en-GB"/>
              </w:rPr>
              <w:t xml:space="preserve">Lusaka City Council </w:t>
            </w:r>
          </w:p>
        </w:tc>
      </w:tr>
      <w:tr w:rsidR="000E478E" w14:paraId="7F59E135" w14:textId="77777777">
        <w:tc>
          <w:tcPr>
            <w:tcW w:w="1980" w:type="dxa"/>
            <w:shd w:val="clear" w:color="auto" w:fill="A8D08D" w:themeFill="accent6" w:themeFillTint="99"/>
          </w:tcPr>
          <w:p w14:paraId="5674DCCB"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City Council</w:t>
            </w:r>
          </w:p>
        </w:tc>
        <w:tc>
          <w:tcPr>
            <w:tcW w:w="5953" w:type="dxa"/>
            <w:shd w:val="clear" w:color="auto" w:fill="A8D08D" w:themeFill="accent6" w:themeFillTint="99"/>
          </w:tcPr>
          <w:p w14:paraId="5C4731E2"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Staff</w:t>
            </w:r>
          </w:p>
        </w:tc>
        <w:tc>
          <w:tcPr>
            <w:tcW w:w="1083" w:type="dxa"/>
            <w:shd w:val="clear" w:color="auto" w:fill="A8D08D" w:themeFill="accent6" w:themeFillTint="99"/>
          </w:tcPr>
          <w:p w14:paraId="325198A6"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Number</w:t>
            </w:r>
          </w:p>
        </w:tc>
      </w:tr>
      <w:tr w:rsidR="000E478E" w14:paraId="3E51C083" w14:textId="77777777">
        <w:tc>
          <w:tcPr>
            <w:tcW w:w="1980" w:type="dxa"/>
            <w:vMerge w:val="restart"/>
            <w:shd w:val="clear" w:color="auto" w:fill="E8E8E8"/>
          </w:tcPr>
          <w:p w14:paraId="3621A458"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Parent Coaching Staff</w:t>
            </w:r>
          </w:p>
        </w:tc>
        <w:tc>
          <w:tcPr>
            <w:tcW w:w="5953" w:type="dxa"/>
            <w:shd w:val="clear" w:color="auto" w:fill="E8E8E8"/>
          </w:tcPr>
          <w:p w14:paraId="43AA81A3" w14:textId="77777777" w:rsidR="000E478E" w:rsidRDefault="005D2B9A">
            <w:pPr>
              <w:numPr>
                <w:ilvl w:val="0"/>
                <w:numId w:val="8"/>
              </w:numPr>
              <w:spacing w:after="0" w:line="240" w:lineRule="auto"/>
              <w:ind w:left="322" w:hanging="284"/>
              <w:contextualSpacing/>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Community Welfare Assistants Committee (CWAC)</w:t>
            </w:r>
          </w:p>
        </w:tc>
        <w:tc>
          <w:tcPr>
            <w:tcW w:w="1083" w:type="dxa"/>
            <w:shd w:val="clear" w:color="auto" w:fill="E8E8E8"/>
          </w:tcPr>
          <w:p w14:paraId="7F3C107E"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247</w:t>
            </w:r>
          </w:p>
        </w:tc>
      </w:tr>
      <w:tr w:rsidR="000E478E" w14:paraId="1511B797" w14:textId="77777777">
        <w:tc>
          <w:tcPr>
            <w:tcW w:w="1980" w:type="dxa"/>
            <w:vMerge/>
            <w:shd w:val="clear" w:color="auto" w:fill="E8E8E8"/>
          </w:tcPr>
          <w:p w14:paraId="61533C7A" w14:textId="77777777" w:rsidR="000E478E" w:rsidRDefault="000E478E">
            <w:pPr>
              <w:spacing w:after="0" w:line="240" w:lineRule="auto"/>
              <w:rPr>
                <w:rFonts w:ascii="Times New Roman" w:eastAsia="Aptos" w:hAnsi="Times New Roman" w:cs="Times New Roman"/>
                <w:sz w:val="24"/>
                <w:szCs w:val="24"/>
                <w:lang w:val="en-GB"/>
              </w:rPr>
            </w:pPr>
          </w:p>
        </w:tc>
        <w:tc>
          <w:tcPr>
            <w:tcW w:w="5953" w:type="dxa"/>
            <w:shd w:val="clear" w:color="auto" w:fill="E8E8E8"/>
          </w:tcPr>
          <w:p w14:paraId="5143FAD2" w14:textId="77777777" w:rsidR="000E478E" w:rsidRDefault="005D2B9A">
            <w:pPr>
              <w:numPr>
                <w:ilvl w:val="0"/>
                <w:numId w:val="8"/>
              </w:numPr>
              <w:spacing w:after="0" w:line="240" w:lineRule="auto"/>
              <w:ind w:left="322" w:hanging="284"/>
              <w:contextualSpacing/>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Ward Development Committees (WDC</w:t>
            </w:r>
          </w:p>
        </w:tc>
        <w:tc>
          <w:tcPr>
            <w:tcW w:w="1083" w:type="dxa"/>
            <w:shd w:val="clear" w:color="auto" w:fill="E8E8E8"/>
          </w:tcPr>
          <w:p w14:paraId="37FA36B6"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100</w:t>
            </w:r>
          </w:p>
        </w:tc>
      </w:tr>
      <w:tr w:rsidR="000E478E" w14:paraId="74F6745A" w14:textId="77777777">
        <w:tc>
          <w:tcPr>
            <w:tcW w:w="1980" w:type="dxa"/>
            <w:vMerge/>
            <w:shd w:val="clear" w:color="auto" w:fill="E8E8E8"/>
          </w:tcPr>
          <w:p w14:paraId="63BCDCAB" w14:textId="77777777" w:rsidR="000E478E" w:rsidRDefault="000E478E">
            <w:pPr>
              <w:spacing w:after="0" w:line="240" w:lineRule="auto"/>
              <w:rPr>
                <w:rFonts w:ascii="Times New Roman" w:eastAsia="Aptos" w:hAnsi="Times New Roman" w:cs="Times New Roman"/>
                <w:sz w:val="24"/>
                <w:szCs w:val="24"/>
                <w:lang w:val="en-GB"/>
              </w:rPr>
            </w:pPr>
          </w:p>
        </w:tc>
        <w:tc>
          <w:tcPr>
            <w:tcW w:w="5953" w:type="dxa"/>
            <w:shd w:val="clear" w:color="auto" w:fill="E8E8E8"/>
          </w:tcPr>
          <w:p w14:paraId="5F6A6A87" w14:textId="77777777" w:rsidR="000E478E" w:rsidRDefault="005D2B9A">
            <w:pPr>
              <w:numPr>
                <w:ilvl w:val="0"/>
                <w:numId w:val="8"/>
              </w:numPr>
              <w:spacing w:after="0" w:line="240" w:lineRule="auto"/>
              <w:ind w:left="322" w:hanging="284"/>
              <w:contextualSpacing/>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Community Health Assistant (CHAS) - 38</w:t>
            </w:r>
          </w:p>
        </w:tc>
        <w:tc>
          <w:tcPr>
            <w:tcW w:w="1083" w:type="dxa"/>
            <w:shd w:val="clear" w:color="auto" w:fill="E8E8E8"/>
          </w:tcPr>
          <w:p w14:paraId="1085B827"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456</w:t>
            </w:r>
          </w:p>
        </w:tc>
      </w:tr>
      <w:tr w:rsidR="000E478E" w14:paraId="33151095" w14:textId="77777777">
        <w:tc>
          <w:tcPr>
            <w:tcW w:w="1980" w:type="dxa"/>
            <w:shd w:val="clear" w:color="auto" w:fill="E8E8E8"/>
          </w:tcPr>
          <w:p w14:paraId="2DDA85C6" w14:textId="77777777" w:rsidR="000E478E" w:rsidRDefault="000E478E">
            <w:pPr>
              <w:spacing w:after="0" w:line="240" w:lineRule="auto"/>
              <w:rPr>
                <w:rFonts w:ascii="Times New Roman" w:eastAsia="Aptos" w:hAnsi="Times New Roman" w:cs="Times New Roman"/>
                <w:sz w:val="24"/>
                <w:szCs w:val="24"/>
                <w:lang w:val="en-GB"/>
              </w:rPr>
            </w:pPr>
          </w:p>
        </w:tc>
        <w:tc>
          <w:tcPr>
            <w:tcW w:w="5953" w:type="dxa"/>
            <w:shd w:val="clear" w:color="auto" w:fill="E8E8E8"/>
          </w:tcPr>
          <w:p w14:paraId="334AD81E" w14:textId="77777777" w:rsidR="000E478E" w:rsidRDefault="000E478E">
            <w:pPr>
              <w:numPr>
                <w:ilvl w:val="0"/>
                <w:numId w:val="8"/>
              </w:numPr>
              <w:spacing w:after="0" w:line="240" w:lineRule="auto"/>
              <w:ind w:left="322" w:hanging="284"/>
              <w:contextualSpacing/>
              <w:rPr>
                <w:rFonts w:ascii="Times New Roman" w:eastAsia="Aptos" w:hAnsi="Times New Roman" w:cs="Times New Roman"/>
                <w:sz w:val="24"/>
                <w:szCs w:val="24"/>
                <w:lang w:val="en-GB"/>
              </w:rPr>
            </w:pPr>
          </w:p>
        </w:tc>
        <w:tc>
          <w:tcPr>
            <w:tcW w:w="1083" w:type="dxa"/>
            <w:shd w:val="clear" w:color="auto" w:fill="E8E8E8"/>
          </w:tcPr>
          <w:p w14:paraId="5951D2E9" w14:textId="77777777" w:rsidR="000E478E" w:rsidRDefault="000E478E">
            <w:pPr>
              <w:spacing w:after="0" w:line="240" w:lineRule="auto"/>
              <w:rPr>
                <w:rFonts w:ascii="Times New Roman" w:eastAsia="Aptos" w:hAnsi="Times New Roman" w:cs="Times New Roman"/>
                <w:sz w:val="24"/>
                <w:szCs w:val="24"/>
                <w:lang w:val="en-GB"/>
              </w:rPr>
            </w:pPr>
          </w:p>
        </w:tc>
      </w:tr>
      <w:tr w:rsidR="000E478E" w14:paraId="657429B3" w14:textId="77777777">
        <w:tc>
          <w:tcPr>
            <w:tcW w:w="7933" w:type="dxa"/>
            <w:gridSpan w:val="2"/>
            <w:shd w:val="clear" w:color="auto" w:fill="000000"/>
          </w:tcPr>
          <w:p w14:paraId="4A29F919"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Total</w:t>
            </w:r>
          </w:p>
        </w:tc>
        <w:tc>
          <w:tcPr>
            <w:tcW w:w="1083" w:type="dxa"/>
            <w:shd w:val="clear" w:color="auto" w:fill="000000"/>
          </w:tcPr>
          <w:p w14:paraId="47460D2C"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803</w:t>
            </w:r>
          </w:p>
        </w:tc>
      </w:tr>
    </w:tbl>
    <w:p w14:paraId="34709444" w14:textId="77777777" w:rsidR="000E478E" w:rsidRDefault="000E478E">
      <w:pPr>
        <w:jc w:val="both"/>
        <w:rPr>
          <w:rFonts w:ascii="Times New Roman" w:hAnsi="Times New Roman" w:cs="Times New Roman"/>
          <w:sz w:val="24"/>
          <w:szCs w:val="24"/>
          <w:lang w:val="en-GB"/>
        </w:rPr>
      </w:pPr>
    </w:p>
    <w:tbl>
      <w:tblPr>
        <w:tblStyle w:val="TableGrid2"/>
        <w:tblW w:w="0" w:type="auto"/>
        <w:tblLook w:val="04A0" w:firstRow="1" w:lastRow="0" w:firstColumn="1" w:lastColumn="0" w:noHBand="0" w:noVBand="1"/>
      </w:tblPr>
      <w:tblGrid>
        <w:gridCol w:w="1980"/>
        <w:gridCol w:w="5953"/>
        <w:gridCol w:w="1083"/>
      </w:tblGrid>
      <w:tr w:rsidR="000E478E" w14:paraId="115736AF" w14:textId="77777777">
        <w:tc>
          <w:tcPr>
            <w:tcW w:w="9016" w:type="dxa"/>
            <w:gridSpan w:val="3"/>
            <w:shd w:val="clear" w:color="auto" w:fill="000000"/>
          </w:tcPr>
          <w:p w14:paraId="5DF4BF2E" w14:textId="77777777" w:rsidR="000E478E" w:rsidRDefault="005D2B9A">
            <w:pPr>
              <w:spacing w:after="0" w:line="240" w:lineRule="auto"/>
              <w:jc w:val="center"/>
              <w:rPr>
                <w:rFonts w:ascii="Times New Roman" w:eastAsia="Aptos" w:hAnsi="Times New Roman" w:cs="Times New Roman"/>
                <w:color w:val="FFFFFF"/>
                <w:sz w:val="24"/>
                <w:szCs w:val="24"/>
                <w:lang w:val="en-GB"/>
              </w:rPr>
            </w:pPr>
            <w:r>
              <w:rPr>
                <w:rFonts w:ascii="Times New Roman" w:eastAsia="Aptos" w:hAnsi="Times New Roman" w:cs="Times New Roman"/>
                <w:color w:val="FFFFFF"/>
                <w:sz w:val="24"/>
                <w:szCs w:val="24"/>
                <w:lang w:val="en-GB"/>
              </w:rPr>
              <w:t>Chongwe Municipal Council Parent Coaching Staff</w:t>
            </w:r>
          </w:p>
        </w:tc>
      </w:tr>
      <w:tr w:rsidR="000E478E" w14:paraId="5443ABDE" w14:textId="77777777">
        <w:tc>
          <w:tcPr>
            <w:tcW w:w="1980" w:type="dxa"/>
            <w:shd w:val="clear" w:color="auto" w:fill="A8D08D" w:themeFill="accent6" w:themeFillTint="99"/>
          </w:tcPr>
          <w:p w14:paraId="59D98B6C"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City Council</w:t>
            </w:r>
          </w:p>
        </w:tc>
        <w:tc>
          <w:tcPr>
            <w:tcW w:w="5953" w:type="dxa"/>
            <w:shd w:val="clear" w:color="auto" w:fill="A8D08D" w:themeFill="accent6" w:themeFillTint="99"/>
          </w:tcPr>
          <w:p w14:paraId="09C6A2C0"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Staff</w:t>
            </w:r>
          </w:p>
        </w:tc>
        <w:tc>
          <w:tcPr>
            <w:tcW w:w="1083" w:type="dxa"/>
            <w:shd w:val="clear" w:color="auto" w:fill="A8D08D" w:themeFill="accent6" w:themeFillTint="99"/>
          </w:tcPr>
          <w:p w14:paraId="245E6489"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Number</w:t>
            </w:r>
          </w:p>
        </w:tc>
      </w:tr>
      <w:tr w:rsidR="000E478E" w14:paraId="6D7FF916" w14:textId="77777777">
        <w:tc>
          <w:tcPr>
            <w:tcW w:w="1980" w:type="dxa"/>
            <w:shd w:val="clear" w:color="auto" w:fill="E8E8E8"/>
          </w:tcPr>
          <w:p w14:paraId="43254428"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Chongwe Council</w:t>
            </w:r>
          </w:p>
        </w:tc>
        <w:tc>
          <w:tcPr>
            <w:tcW w:w="5953" w:type="dxa"/>
            <w:shd w:val="clear" w:color="auto" w:fill="E8E8E8"/>
          </w:tcPr>
          <w:p w14:paraId="07B48A93" w14:textId="77777777" w:rsidR="000E478E" w:rsidRDefault="005D2B9A">
            <w:pPr>
              <w:numPr>
                <w:ilvl w:val="0"/>
                <w:numId w:val="8"/>
              </w:numPr>
              <w:spacing w:after="0" w:line="240" w:lineRule="auto"/>
              <w:ind w:left="322" w:hanging="284"/>
              <w:contextualSpacing/>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Community Welfare Assistants Committee (CWAC)</w:t>
            </w:r>
          </w:p>
        </w:tc>
        <w:tc>
          <w:tcPr>
            <w:tcW w:w="1083" w:type="dxa"/>
            <w:shd w:val="clear" w:color="auto" w:fill="E8E8E8"/>
          </w:tcPr>
          <w:p w14:paraId="3434ED4A"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92</w:t>
            </w:r>
          </w:p>
        </w:tc>
      </w:tr>
      <w:tr w:rsidR="000E478E" w14:paraId="35EAE9D1" w14:textId="77777777">
        <w:tc>
          <w:tcPr>
            <w:tcW w:w="1980" w:type="dxa"/>
            <w:shd w:val="clear" w:color="auto" w:fill="E8E8E8"/>
          </w:tcPr>
          <w:p w14:paraId="6183AC96"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Chongwe Council</w:t>
            </w:r>
          </w:p>
        </w:tc>
        <w:tc>
          <w:tcPr>
            <w:tcW w:w="5953" w:type="dxa"/>
            <w:shd w:val="clear" w:color="auto" w:fill="E8E8E8"/>
          </w:tcPr>
          <w:p w14:paraId="1380F067" w14:textId="77777777" w:rsidR="000E478E" w:rsidRDefault="005D2B9A">
            <w:pPr>
              <w:numPr>
                <w:ilvl w:val="0"/>
                <w:numId w:val="8"/>
              </w:numPr>
              <w:spacing w:after="0" w:line="240" w:lineRule="auto"/>
              <w:ind w:left="322" w:hanging="284"/>
              <w:contextualSpacing/>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Community Development Assistants (CDAs)</w:t>
            </w:r>
          </w:p>
        </w:tc>
        <w:tc>
          <w:tcPr>
            <w:tcW w:w="1083" w:type="dxa"/>
            <w:shd w:val="clear" w:color="auto" w:fill="E8E8E8"/>
          </w:tcPr>
          <w:p w14:paraId="54936733"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9</w:t>
            </w:r>
          </w:p>
        </w:tc>
      </w:tr>
      <w:tr w:rsidR="000E478E" w14:paraId="7B86B2A7" w14:textId="77777777">
        <w:tc>
          <w:tcPr>
            <w:tcW w:w="1980" w:type="dxa"/>
            <w:shd w:val="clear" w:color="auto" w:fill="E8E8E8"/>
          </w:tcPr>
          <w:p w14:paraId="1018CC0C"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MOH</w:t>
            </w:r>
          </w:p>
        </w:tc>
        <w:tc>
          <w:tcPr>
            <w:tcW w:w="5953" w:type="dxa"/>
            <w:shd w:val="clear" w:color="auto" w:fill="E8E8E8"/>
          </w:tcPr>
          <w:p w14:paraId="2258A906" w14:textId="77777777" w:rsidR="000E478E" w:rsidRDefault="005D2B9A">
            <w:pPr>
              <w:numPr>
                <w:ilvl w:val="0"/>
                <w:numId w:val="8"/>
              </w:numPr>
              <w:spacing w:after="0" w:line="240" w:lineRule="auto"/>
              <w:ind w:left="322" w:hanging="284"/>
              <w:contextualSpacing/>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Community Health Assistant (CHAS) - 38</w:t>
            </w:r>
          </w:p>
        </w:tc>
        <w:tc>
          <w:tcPr>
            <w:tcW w:w="1083" w:type="dxa"/>
            <w:shd w:val="clear" w:color="auto" w:fill="E8E8E8"/>
          </w:tcPr>
          <w:p w14:paraId="3E591BA7"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30</w:t>
            </w:r>
          </w:p>
        </w:tc>
      </w:tr>
      <w:tr w:rsidR="000E478E" w14:paraId="218D1B34" w14:textId="77777777">
        <w:tc>
          <w:tcPr>
            <w:tcW w:w="1980" w:type="dxa"/>
            <w:shd w:val="clear" w:color="auto" w:fill="E8E8E8"/>
          </w:tcPr>
          <w:p w14:paraId="79809A77" w14:textId="77777777" w:rsidR="000E478E" w:rsidRDefault="000E478E">
            <w:pPr>
              <w:spacing w:after="0" w:line="240" w:lineRule="auto"/>
              <w:rPr>
                <w:rFonts w:ascii="Times New Roman" w:eastAsia="Aptos" w:hAnsi="Times New Roman" w:cs="Times New Roman"/>
                <w:sz w:val="24"/>
                <w:szCs w:val="24"/>
                <w:lang w:val="en-GB"/>
              </w:rPr>
            </w:pPr>
          </w:p>
        </w:tc>
        <w:tc>
          <w:tcPr>
            <w:tcW w:w="5953" w:type="dxa"/>
            <w:shd w:val="clear" w:color="auto" w:fill="E8E8E8"/>
          </w:tcPr>
          <w:p w14:paraId="55B2B35A" w14:textId="77777777" w:rsidR="000E478E" w:rsidRDefault="005D2B9A">
            <w:pPr>
              <w:numPr>
                <w:ilvl w:val="0"/>
                <w:numId w:val="8"/>
              </w:numPr>
              <w:spacing w:after="0" w:line="240" w:lineRule="auto"/>
              <w:ind w:left="322" w:hanging="284"/>
              <w:contextualSpacing/>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Ward Development Committees(12*12)</w:t>
            </w:r>
          </w:p>
        </w:tc>
        <w:tc>
          <w:tcPr>
            <w:tcW w:w="1083" w:type="dxa"/>
            <w:shd w:val="clear" w:color="auto" w:fill="E8E8E8"/>
          </w:tcPr>
          <w:p w14:paraId="439761BB"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144</w:t>
            </w:r>
          </w:p>
        </w:tc>
      </w:tr>
      <w:tr w:rsidR="000E478E" w14:paraId="7658E735" w14:textId="77777777">
        <w:tc>
          <w:tcPr>
            <w:tcW w:w="7933" w:type="dxa"/>
            <w:gridSpan w:val="2"/>
            <w:shd w:val="clear" w:color="auto" w:fill="000000"/>
          </w:tcPr>
          <w:p w14:paraId="3D594C51"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Total</w:t>
            </w:r>
          </w:p>
        </w:tc>
        <w:tc>
          <w:tcPr>
            <w:tcW w:w="1083" w:type="dxa"/>
            <w:shd w:val="clear" w:color="auto" w:fill="000000"/>
          </w:tcPr>
          <w:p w14:paraId="25D1A2A2" w14:textId="77777777" w:rsidR="000E478E" w:rsidRDefault="005D2B9A">
            <w:pPr>
              <w:spacing w:after="0" w:line="240" w:lineRule="auto"/>
              <w:rPr>
                <w:rFonts w:ascii="Times New Roman" w:eastAsia="Aptos" w:hAnsi="Times New Roman" w:cs="Times New Roman"/>
                <w:sz w:val="24"/>
                <w:szCs w:val="24"/>
                <w:lang w:val="en-GB"/>
              </w:rPr>
            </w:pPr>
            <w:r>
              <w:rPr>
                <w:rFonts w:ascii="Times New Roman" w:eastAsia="Aptos" w:hAnsi="Times New Roman" w:cs="Times New Roman"/>
                <w:sz w:val="24"/>
                <w:szCs w:val="24"/>
                <w:lang w:val="en-GB"/>
              </w:rPr>
              <w:t>275</w:t>
            </w:r>
          </w:p>
        </w:tc>
      </w:tr>
    </w:tbl>
    <w:p w14:paraId="4BAACB99" w14:textId="77777777" w:rsidR="000E478E" w:rsidRDefault="000E478E">
      <w:pPr>
        <w:jc w:val="both"/>
        <w:rPr>
          <w:rFonts w:ascii="Times New Roman" w:hAnsi="Times New Roman" w:cs="Times New Roman"/>
          <w:sz w:val="24"/>
          <w:szCs w:val="24"/>
          <w:lang w:val="en-GB"/>
        </w:rPr>
      </w:pPr>
    </w:p>
    <w:p w14:paraId="72518345" w14:textId="77777777" w:rsidR="000E478E" w:rsidRDefault="000E478E">
      <w:pPr>
        <w:jc w:val="both"/>
        <w:rPr>
          <w:rFonts w:ascii="Times New Roman" w:hAnsi="Times New Roman" w:cs="Times New Roman"/>
          <w:sz w:val="24"/>
          <w:szCs w:val="24"/>
          <w:lang w:val="en-GB"/>
        </w:rPr>
      </w:pPr>
    </w:p>
    <w:p w14:paraId="3C25F457"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2" w:author="Lindie" w:date="2025-11-03T14:38:00Z">
          <w:pPr>
            <w:pStyle w:val="Heading2"/>
            <w:keepNext/>
            <w:keepLines/>
            <w:numPr>
              <w:ilvl w:val="1"/>
              <w:numId w:val="7"/>
            </w:numPr>
            <w:spacing w:before="160" w:beforeAutospacing="0" w:after="80" w:afterAutospacing="0" w:line="259" w:lineRule="auto"/>
            <w:ind w:left="993" w:hanging="567"/>
          </w:pPr>
        </w:pPrChange>
      </w:pPr>
      <w:bookmarkStart w:id="43" w:name="_Toc213003205"/>
      <w:r>
        <w:rPr>
          <w:rFonts w:eastAsiaTheme="majorEastAsia"/>
          <w:b w:val="0"/>
          <w:bCs w:val="0"/>
          <w:color w:val="2F5496" w:themeColor="accent1" w:themeShade="BF"/>
          <w:sz w:val="24"/>
          <w:szCs w:val="24"/>
          <w:lang w:val="en-GB"/>
        </w:rPr>
        <w:t>Supervisors</w:t>
      </w:r>
      <w:bookmarkEnd w:id="43"/>
    </w:p>
    <w:p w14:paraId="171B7444" w14:textId="77777777" w:rsidR="000E478E" w:rsidRDefault="005D2B9A">
      <w:pPr>
        <w:rPr>
          <w:rFonts w:ascii="Times New Roman" w:hAnsi="Times New Roman" w:cs="Times New Roman"/>
          <w:sz w:val="24"/>
          <w:szCs w:val="24"/>
          <w:lang w:val="en-GB"/>
        </w:rPr>
      </w:pPr>
      <w:r>
        <w:rPr>
          <w:rFonts w:ascii="Times New Roman" w:hAnsi="Times New Roman" w:cs="Times New Roman"/>
          <w:sz w:val="24"/>
          <w:szCs w:val="24"/>
          <w:lang w:val="en-GB"/>
        </w:rPr>
        <w:t>The parent coaches will be supervised by the following officers:</w:t>
      </w:r>
    </w:p>
    <w:tbl>
      <w:tblPr>
        <w:tblStyle w:val="TableGrid3"/>
        <w:tblW w:w="0" w:type="auto"/>
        <w:tblLook w:val="04A0" w:firstRow="1" w:lastRow="0" w:firstColumn="1" w:lastColumn="0" w:noHBand="0" w:noVBand="1"/>
      </w:tblPr>
      <w:tblGrid>
        <w:gridCol w:w="1980"/>
        <w:gridCol w:w="5953"/>
        <w:gridCol w:w="1083"/>
      </w:tblGrid>
      <w:tr w:rsidR="000E478E" w14:paraId="4F152B5F" w14:textId="77777777">
        <w:tc>
          <w:tcPr>
            <w:tcW w:w="9016" w:type="dxa"/>
            <w:gridSpan w:val="3"/>
            <w:shd w:val="clear" w:color="auto" w:fill="000000"/>
          </w:tcPr>
          <w:p w14:paraId="13481332" w14:textId="77777777" w:rsidR="000E478E" w:rsidRDefault="005D2B9A">
            <w:pPr>
              <w:spacing w:after="0" w:line="240" w:lineRule="auto"/>
              <w:jc w:val="center"/>
              <w:rPr>
                <w:rFonts w:ascii="Times New Roman" w:eastAsia="Aptos" w:hAnsi="Times New Roman" w:cs="Times New Roman"/>
                <w:color w:val="FFFFFF"/>
                <w:kern w:val="0"/>
                <w:sz w:val="24"/>
                <w:szCs w:val="24"/>
              </w:rPr>
            </w:pPr>
            <w:r>
              <w:rPr>
                <w:rFonts w:ascii="Times New Roman" w:eastAsia="Aptos" w:hAnsi="Times New Roman" w:cs="Times New Roman"/>
                <w:color w:val="FFFFFF"/>
                <w:kern w:val="0"/>
                <w:sz w:val="24"/>
                <w:szCs w:val="24"/>
              </w:rPr>
              <w:t xml:space="preserve">Lusaka City Council </w:t>
            </w:r>
          </w:p>
        </w:tc>
      </w:tr>
      <w:tr w:rsidR="000E478E" w14:paraId="6D0C9AB5" w14:textId="77777777">
        <w:tc>
          <w:tcPr>
            <w:tcW w:w="1980" w:type="dxa"/>
            <w:shd w:val="clear" w:color="auto" w:fill="A8D08D" w:themeFill="accent6" w:themeFillTint="99"/>
          </w:tcPr>
          <w:p w14:paraId="7A2DBCEA" w14:textId="77777777" w:rsidR="000E478E" w:rsidRDefault="005D2B9A">
            <w:pPr>
              <w:spacing w:after="0" w:line="240" w:lineRule="auto"/>
              <w:rPr>
                <w:rFonts w:ascii="Times New Roman" w:eastAsia="Aptos" w:hAnsi="Times New Roman" w:cs="Times New Roman"/>
                <w:kern w:val="0"/>
                <w:sz w:val="24"/>
                <w:szCs w:val="24"/>
              </w:rPr>
            </w:pPr>
            <w:r>
              <w:rPr>
                <w:rFonts w:ascii="Times New Roman" w:eastAsia="Aptos" w:hAnsi="Times New Roman" w:cs="Times New Roman"/>
                <w:kern w:val="0"/>
                <w:sz w:val="24"/>
                <w:szCs w:val="24"/>
              </w:rPr>
              <w:t>City Council</w:t>
            </w:r>
          </w:p>
        </w:tc>
        <w:tc>
          <w:tcPr>
            <w:tcW w:w="5953" w:type="dxa"/>
            <w:shd w:val="clear" w:color="auto" w:fill="A8D08D" w:themeFill="accent6" w:themeFillTint="99"/>
          </w:tcPr>
          <w:p w14:paraId="47B5624E" w14:textId="77777777" w:rsidR="000E478E" w:rsidRDefault="005D2B9A">
            <w:pPr>
              <w:spacing w:after="0" w:line="240" w:lineRule="auto"/>
              <w:rPr>
                <w:rFonts w:ascii="Times New Roman" w:eastAsia="Aptos" w:hAnsi="Times New Roman" w:cs="Times New Roman"/>
                <w:kern w:val="0"/>
                <w:sz w:val="24"/>
                <w:szCs w:val="24"/>
              </w:rPr>
            </w:pPr>
            <w:r>
              <w:rPr>
                <w:rFonts w:ascii="Times New Roman" w:eastAsia="Aptos" w:hAnsi="Times New Roman" w:cs="Times New Roman"/>
                <w:kern w:val="0"/>
                <w:sz w:val="24"/>
                <w:szCs w:val="24"/>
              </w:rPr>
              <w:t>Staff</w:t>
            </w:r>
          </w:p>
        </w:tc>
        <w:tc>
          <w:tcPr>
            <w:tcW w:w="1083" w:type="dxa"/>
            <w:shd w:val="clear" w:color="auto" w:fill="A8D08D" w:themeFill="accent6" w:themeFillTint="99"/>
          </w:tcPr>
          <w:p w14:paraId="14892993" w14:textId="77777777" w:rsidR="000E478E" w:rsidRDefault="005D2B9A">
            <w:pPr>
              <w:spacing w:after="0" w:line="240" w:lineRule="auto"/>
              <w:rPr>
                <w:rFonts w:ascii="Times New Roman" w:eastAsia="Aptos" w:hAnsi="Times New Roman" w:cs="Times New Roman"/>
                <w:kern w:val="0"/>
                <w:sz w:val="24"/>
                <w:szCs w:val="24"/>
              </w:rPr>
            </w:pPr>
            <w:r>
              <w:rPr>
                <w:rFonts w:ascii="Times New Roman" w:eastAsia="Aptos" w:hAnsi="Times New Roman" w:cs="Times New Roman"/>
                <w:kern w:val="0"/>
                <w:sz w:val="24"/>
                <w:szCs w:val="24"/>
              </w:rPr>
              <w:t>Number</w:t>
            </w:r>
          </w:p>
        </w:tc>
      </w:tr>
      <w:tr w:rsidR="000E478E" w14:paraId="6582B9D1" w14:textId="77777777">
        <w:tc>
          <w:tcPr>
            <w:tcW w:w="1980" w:type="dxa"/>
            <w:vMerge w:val="restart"/>
            <w:shd w:val="clear" w:color="auto" w:fill="E8E8E8"/>
          </w:tcPr>
          <w:p w14:paraId="1797F556" w14:textId="77777777" w:rsidR="000E478E" w:rsidRDefault="005D2B9A">
            <w:pPr>
              <w:spacing w:after="0" w:line="240" w:lineRule="auto"/>
              <w:rPr>
                <w:rFonts w:ascii="Times New Roman" w:eastAsia="Aptos" w:hAnsi="Times New Roman" w:cs="Times New Roman"/>
                <w:kern w:val="0"/>
                <w:sz w:val="24"/>
                <w:szCs w:val="24"/>
              </w:rPr>
            </w:pPr>
            <w:r>
              <w:rPr>
                <w:rFonts w:ascii="Times New Roman" w:eastAsia="Aptos" w:hAnsi="Times New Roman" w:cs="Times New Roman"/>
                <w:kern w:val="0"/>
                <w:sz w:val="24"/>
                <w:szCs w:val="24"/>
              </w:rPr>
              <w:t>Supervisors</w:t>
            </w:r>
          </w:p>
        </w:tc>
        <w:tc>
          <w:tcPr>
            <w:tcW w:w="5953" w:type="dxa"/>
            <w:shd w:val="clear" w:color="auto" w:fill="E8E8E8"/>
          </w:tcPr>
          <w:p w14:paraId="3BABA727" w14:textId="77777777" w:rsidR="000E478E" w:rsidRDefault="005D2B9A">
            <w:pPr>
              <w:numPr>
                <w:ilvl w:val="0"/>
                <w:numId w:val="8"/>
              </w:numPr>
              <w:spacing w:after="0" w:line="240" w:lineRule="auto"/>
              <w:ind w:left="322" w:hanging="284"/>
              <w:contextualSpacing/>
              <w:rPr>
                <w:rFonts w:ascii="Times New Roman" w:eastAsia="Aptos" w:hAnsi="Times New Roman" w:cs="Times New Roman"/>
                <w:kern w:val="0"/>
                <w:sz w:val="24"/>
                <w:szCs w:val="24"/>
              </w:rPr>
            </w:pPr>
            <w:r>
              <w:rPr>
                <w:rFonts w:ascii="Times New Roman" w:eastAsia="Aptos" w:hAnsi="Times New Roman" w:cs="Times New Roman"/>
                <w:kern w:val="0"/>
                <w:sz w:val="24"/>
                <w:szCs w:val="24"/>
              </w:rPr>
              <w:t>Community Development Assistants (CDAs)</w:t>
            </w:r>
          </w:p>
        </w:tc>
        <w:tc>
          <w:tcPr>
            <w:tcW w:w="1083" w:type="dxa"/>
            <w:shd w:val="clear" w:color="auto" w:fill="E8E8E8"/>
          </w:tcPr>
          <w:p w14:paraId="433864E0" w14:textId="77777777" w:rsidR="000E478E" w:rsidRDefault="005D2B9A">
            <w:pPr>
              <w:spacing w:after="0" w:line="240" w:lineRule="auto"/>
              <w:rPr>
                <w:rFonts w:ascii="Times New Roman" w:eastAsia="Aptos" w:hAnsi="Times New Roman" w:cs="Times New Roman"/>
                <w:kern w:val="0"/>
                <w:sz w:val="24"/>
                <w:szCs w:val="24"/>
              </w:rPr>
            </w:pPr>
            <w:r>
              <w:rPr>
                <w:rFonts w:ascii="Times New Roman" w:eastAsia="Aptos" w:hAnsi="Times New Roman" w:cs="Times New Roman"/>
                <w:kern w:val="0"/>
                <w:sz w:val="24"/>
                <w:szCs w:val="24"/>
              </w:rPr>
              <w:t>35</w:t>
            </w:r>
          </w:p>
        </w:tc>
      </w:tr>
      <w:tr w:rsidR="000E478E" w14:paraId="6824F908" w14:textId="77777777">
        <w:tc>
          <w:tcPr>
            <w:tcW w:w="1980" w:type="dxa"/>
            <w:vMerge/>
            <w:shd w:val="clear" w:color="auto" w:fill="E8E8E8"/>
          </w:tcPr>
          <w:p w14:paraId="631F7BF6" w14:textId="77777777" w:rsidR="000E478E" w:rsidRDefault="000E478E">
            <w:pPr>
              <w:spacing w:after="0" w:line="240" w:lineRule="auto"/>
              <w:rPr>
                <w:rFonts w:ascii="Times New Roman" w:eastAsia="Aptos" w:hAnsi="Times New Roman" w:cs="Times New Roman"/>
                <w:kern w:val="0"/>
                <w:sz w:val="24"/>
                <w:szCs w:val="24"/>
              </w:rPr>
            </w:pPr>
          </w:p>
        </w:tc>
        <w:tc>
          <w:tcPr>
            <w:tcW w:w="5953" w:type="dxa"/>
            <w:shd w:val="clear" w:color="auto" w:fill="E8E8E8"/>
          </w:tcPr>
          <w:p w14:paraId="49E381EE" w14:textId="77777777" w:rsidR="000E478E" w:rsidRDefault="005D2B9A">
            <w:pPr>
              <w:numPr>
                <w:ilvl w:val="0"/>
                <w:numId w:val="8"/>
              </w:numPr>
              <w:spacing w:after="0" w:line="240" w:lineRule="auto"/>
              <w:ind w:left="322" w:hanging="284"/>
              <w:contextualSpacing/>
              <w:rPr>
                <w:rFonts w:ascii="Times New Roman" w:eastAsia="Aptos" w:hAnsi="Times New Roman" w:cs="Times New Roman"/>
                <w:kern w:val="0"/>
                <w:sz w:val="24"/>
                <w:szCs w:val="24"/>
              </w:rPr>
            </w:pPr>
            <w:r>
              <w:rPr>
                <w:rFonts w:ascii="Times New Roman" w:eastAsia="Aptos" w:hAnsi="Times New Roman" w:cs="Times New Roman"/>
                <w:kern w:val="0"/>
                <w:sz w:val="24"/>
                <w:szCs w:val="24"/>
              </w:rPr>
              <w:t>Community Development Officers</w:t>
            </w:r>
          </w:p>
        </w:tc>
        <w:tc>
          <w:tcPr>
            <w:tcW w:w="1083" w:type="dxa"/>
            <w:shd w:val="clear" w:color="auto" w:fill="E8E8E8"/>
          </w:tcPr>
          <w:p w14:paraId="37FC6113" w14:textId="77777777" w:rsidR="000E478E" w:rsidRDefault="005D2B9A">
            <w:pPr>
              <w:spacing w:after="0" w:line="240" w:lineRule="auto"/>
              <w:rPr>
                <w:rFonts w:ascii="Times New Roman" w:eastAsia="Aptos" w:hAnsi="Times New Roman" w:cs="Times New Roman"/>
                <w:kern w:val="0"/>
                <w:sz w:val="24"/>
                <w:szCs w:val="24"/>
              </w:rPr>
            </w:pPr>
            <w:r>
              <w:rPr>
                <w:rFonts w:ascii="Times New Roman" w:eastAsia="Aptos" w:hAnsi="Times New Roman" w:cs="Times New Roman"/>
                <w:kern w:val="0"/>
                <w:sz w:val="24"/>
                <w:szCs w:val="24"/>
              </w:rPr>
              <w:t>45</w:t>
            </w:r>
          </w:p>
        </w:tc>
      </w:tr>
      <w:tr w:rsidR="000E478E" w14:paraId="5F9CAC71" w14:textId="77777777">
        <w:tc>
          <w:tcPr>
            <w:tcW w:w="1980" w:type="dxa"/>
            <w:vMerge/>
            <w:shd w:val="clear" w:color="auto" w:fill="E8E8E8"/>
          </w:tcPr>
          <w:p w14:paraId="6D728DA8" w14:textId="77777777" w:rsidR="000E478E" w:rsidRDefault="000E478E">
            <w:pPr>
              <w:spacing w:after="0" w:line="240" w:lineRule="auto"/>
              <w:rPr>
                <w:rFonts w:ascii="Times New Roman" w:eastAsia="Aptos" w:hAnsi="Times New Roman" w:cs="Times New Roman"/>
                <w:kern w:val="0"/>
                <w:sz w:val="24"/>
                <w:szCs w:val="24"/>
              </w:rPr>
            </w:pPr>
          </w:p>
        </w:tc>
        <w:tc>
          <w:tcPr>
            <w:tcW w:w="5953" w:type="dxa"/>
            <w:shd w:val="clear" w:color="auto" w:fill="E8E8E8"/>
          </w:tcPr>
          <w:p w14:paraId="5EB1597F" w14:textId="77777777" w:rsidR="000E478E" w:rsidRDefault="005D2B9A">
            <w:pPr>
              <w:numPr>
                <w:ilvl w:val="0"/>
                <w:numId w:val="8"/>
              </w:numPr>
              <w:spacing w:after="0" w:line="240" w:lineRule="auto"/>
              <w:ind w:left="322" w:hanging="284"/>
              <w:contextualSpacing/>
              <w:rPr>
                <w:rFonts w:ascii="Times New Roman" w:eastAsia="Aptos" w:hAnsi="Times New Roman" w:cs="Times New Roman"/>
                <w:kern w:val="0"/>
                <w:sz w:val="24"/>
                <w:szCs w:val="24"/>
              </w:rPr>
            </w:pPr>
            <w:r>
              <w:rPr>
                <w:rFonts w:ascii="Times New Roman" w:eastAsia="Aptos" w:hAnsi="Times New Roman" w:cs="Times New Roman"/>
                <w:kern w:val="0"/>
                <w:sz w:val="24"/>
                <w:szCs w:val="24"/>
              </w:rPr>
              <w:t>Senior Community Development Officers</w:t>
            </w:r>
          </w:p>
        </w:tc>
        <w:tc>
          <w:tcPr>
            <w:tcW w:w="1083" w:type="dxa"/>
            <w:shd w:val="clear" w:color="auto" w:fill="E8E8E8"/>
          </w:tcPr>
          <w:p w14:paraId="54C33387" w14:textId="77777777" w:rsidR="000E478E" w:rsidRDefault="005D2B9A">
            <w:pPr>
              <w:spacing w:after="0" w:line="240" w:lineRule="auto"/>
              <w:rPr>
                <w:rFonts w:ascii="Times New Roman" w:eastAsia="Aptos" w:hAnsi="Times New Roman" w:cs="Times New Roman"/>
                <w:kern w:val="0"/>
                <w:sz w:val="24"/>
                <w:szCs w:val="24"/>
              </w:rPr>
            </w:pPr>
            <w:r>
              <w:rPr>
                <w:rFonts w:ascii="Times New Roman" w:eastAsia="Aptos" w:hAnsi="Times New Roman" w:cs="Times New Roman"/>
                <w:kern w:val="0"/>
                <w:sz w:val="24"/>
                <w:szCs w:val="24"/>
              </w:rPr>
              <w:t>6</w:t>
            </w:r>
          </w:p>
        </w:tc>
      </w:tr>
      <w:tr w:rsidR="000E478E" w14:paraId="08016CD5" w14:textId="77777777">
        <w:tc>
          <w:tcPr>
            <w:tcW w:w="1980" w:type="dxa"/>
            <w:shd w:val="clear" w:color="auto" w:fill="E8E8E8"/>
          </w:tcPr>
          <w:p w14:paraId="18904232" w14:textId="77777777" w:rsidR="000E478E" w:rsidRDefault="000E478E">
            <w:pPr>
              <w:spacing w:after="0" w:line="240" w:lineRule="auto"/>
              <w:rPr>
                <w:rFonts w:ascii="Times New Roman" w:eastAsia="Aptos" w:hAnsi="Times New Roman" w:cs="Times New Roman"/>
                <w:kern w:val="0"/>
                <w:sz w:val="24"/>
                <w:szCs w:val="24"/>
              </w:rPr>
            </w:pPr>
          </w:p>
        </w:tc>
        <w:tc>
          <w:tcPr>
            <w:tcW w:w="5953" w:type="dxa"/>
            <w:shd w:val="clear" w:color="auto" w:fill="E8E8E8"/>
          </w:tcPr>
          <w:p w14:paraId="71483527" w14:textId="77777777" w:rsidR="000E478E" w:rsidRDefault="005D2B9A">
            <w:pPr>
              <w:numPr>
                <w:ilvl w:val="0"/>
                <w:numId w:val="8"/>
              </w:numPr>
              <w:spacing w:after="0" w:line="240" w:lineRule="auto"/>
              <w:ind w:left="322" w:hanging="284"/>
              <w:contextualSpacing/>
              <w:rPr>
                <w:rFonts w:ascii="Times New Roman" w:eastAsia="Aptos" w:hAnsi="Times New Roman" w:cs="Times New Roman"/>
                <w:kern w:val="0"/>
                <w:sz w:val="24"/>
                <w:szCs w:val="24"/>
              </w:rPr>
            </w:pPr>
            <w:r>
              <w:rPr>
                <w:rFonts w:ascii="Times New Roman" w:eastAsia="Aptos" w:hAnsi="Times New Roman" w:cs="Times New Roman"/>
                <w:kern w:val="0"/>
                <w:sz w:val="24"/>
                <w:szCs w:val="24"/>
              </w:rPr>
              <w:t>Social Welfare Officers</w:t>
            </w:r>
          </w:p>
        </w:tc>
        <w:tc>
          <w:tcPr>
            <w:tcW w:w="1083" w:type="dxa"/>
            <w:shd w:val="clear" w:color="auto" w:fill="E8E8E8"/>
          </w:tcPr>
          <w:p w14:paraId="7A2C13D3" w14:textId="77777777" w:rsidR="000E478E" w:rsidRDefault="005D2B9A">
            <w:pPr>
              <w:spacing w:after="0" w:line="240" w:lineRule="auto"/>
              <w:rPr>
                <w:rFonts w:ascii="Times New Roman" w:eastAsia="Aptos" w:hAnsi="Times New Roman" w:cs="Times New Roman"/>
                <w:kern w:val="0"/>
                <w:sz w:val="24"/>
                <w:szCs w:val="24"/>
              </w:rPr>
            </w:pPr>
            <w:r>
              <w:rPr>
                <w:rFonts w:ascii="Times New Roman" w:eastAsia="Aptos" w:hAnsi="Times New Roman" w:cs="Times New Roman"/>
                <w:kern w:val="0"/>
                <w:sz w:val="24"/>
                <w:szCs w:val="24"/>
              </w:rPr>
              <w:t>13</w:t>
            </w:r>
          </w:p>
        </w:tc>
      </w:tr>
      <w:tr w:rsidR="000E478E" w14:paraId="66FEB70B" w14:textId="77777777">
        <w:tc>
          <w:tcPr>
            <w:tcW w:w="7933" w:type="dxa"/>
            <w:gridSpan w:val="2"/>
            <w:shd w:val="clear" w:color="auto" w:fill="000000"/>
          </w:tcPr>
          <w:p w14:paraId="39B8DF80" w14:textId="77777777" w:rsidR="000E478E" w:rsidRDefault="005D2B9A">
            <w:pPr>
              <w:spacing w:after="0" w:line="240" w:lineRule="auto"/>
              <w:rPr>
                <w:rFonts w:ascii="Times New Roman" w:eastAsia="Aptos" w:hAnsi="Times New Roman" w:cs="Times New Roman"/>
                <w:kern w:val="0"/>
                <w:sz w:val="24"/>
                <w:szCs w:val="24"/>
              </w:rPr>
            </w:pPr>
            <w:r>
              <w:rPr>
                <w:rFonts w:ascii="Times New Roman" w:eastAsia="Aptos" w:hAnsi="Times New Roman" w:cs="Times New Roman"/>
                <w:kern w:val="0"/>
                <w:sz w:val="24"/>
                <w:szCs w:val="24"/>
              </w:rPr>
              <w:t>Total</w:t>
            </w:r>
          </w:p>
        </w:tc>
        <w:tc>
          <w:tcPr>
            <w:tcW w:w="1083" w:type="dxa"/>
            <w:shd w:val="clear" w:color="auto" w:fill="000000"/>
          </w:tcPr>
          <w:p w14:paraId="04630D37" w14:textId="77777777" w:rsidR="000E478E" w:rsidRDefault="005D2B9A">
            <w:pPr>
              <w:spacing w:after="0" w:line="240" w:lineRule="auto"/>
              <w:rPr>
                <w:rFonts w:ascii="Times New Roman" w:eastAsia="Aptos" w:hAnsi="Times New Roman" w:cs="Times New Roman"/>
                <w:kern w:val="0"/>
                <w:sz w:val="24"/>
                <w:szCs w:val="24"/>
              </w:rPr>
            </w:pPr>
            <w:r>
              <w:rPr>
                <w:rFonts w:ascii="Times New Roman" w:eastAsia="Aptos" w:hAnsi="Times New Roman" w:cs="Times New Roman"/>
                <w:kern w:val="0"/>
                <w:sz w:val="24"/>
                <w:szCs w:val="24"/>
              </w:rPr>
              <w:t>99</w:t>
            </w:r>
          </w:p>
        </w:tc>
      </w:tr>
    </w:tbl>
    <w:p w14:paraId="54C10673" w14:textId="77777777" w:rsidR="000E478E" w:rsidRDefault="000E478E">
      <w:pPr>
        <w:rPr>
          <w:rFonts w:ascii="Times New Roman" w:hAnsi="Times New Roman" w:cs="Times New Roman"/>
          <w:sz w:val="24"/>
          <w:szCs w:val="24"/>
        </w:rPr>
      </w:pPr>
    </w:p>
    <w:p w14:paraId="0C21415F" w14:textId="77777777" w:rsidR="000E478E" w:rsidRDefault="000E478E">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80"/>
        <w:gridCol w:w="5953"/>
        <w:gridCol w:w="1083"/>
      </w:tblGrid>
      <w:tr w:rsidR="000E478E" w14:paraId="077FE136" w14:textId="77777777">
        <w:tc>
          <w:tcPr>
            <w:tcW w:w="9016" w:type="dxa"/>
            <w:gridSpan w:val="3"/>
            <w:shd w:val="clear" w:color="auto" w:fill="000000" w:themeFill="text1"/>
          </w:tcPr>
          <w:p w14:paraId="72D599F3" w14:textId="77777777" w:rsidR="000E478E" w:rsidRDefault="005D2B9A">
            <w:pPr>
              <w:spacing w:after="0" w:line="240" w:lineRule="auto"/>
              <w:jc w:val="center"/>
              <w:rPr>
                <w:rFonts w:ascii="Times New Roman" w:eastAsiaTheme="minorEastAsia" w:hAnsi="Times New Roman" w:cs="Times New Roman"/>
                <w:color w:val="FFFFFF" w:themeColor="background1"/>
                <w:sz w:val="24"/>
                <w:szCs w:val="24"/>
              </w:rPr>
            </w:pPr>
            <w:r>
              <w:rPr>
                <w:rFonts w:ascii="Times New Roman" w:eastAsiaTheme="minorEastAsia" w:hAnsi="Times New Roman" w:cs="Times New Roman"/>
                <w:color w:val="FFFFFF" w:themeColor="background1"/>
                <w:sz w:val="24"/>
                <w:szCs w:val="24"/>
              </w:rPr>
              <w:t xml:space="preserve">Chongwe Municipal Council </w:t>
            </w:r>
          </w:p>
        </w:tc>
      </w:tr>
      <w:tr w:rsidR="000E478E" w14:paraId="01F6CE40" w14:textId="77777777">
        <w:tc>
          <w:tcPr>
            <w:tcW w:w="1980" w:type="dxa"/>
            <w:shd w:val="clear" w:color="auto" w:fill="A8D08D" w:themeFill="accent6" w:themeFillTint="99"/>
          </w:tcPr>
          <w:p w14:paraId="4FEF97AD"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City Council</w:t>
            </w:r>
          </w:p>
        </w:tc>
        <w:tc>
          <w:tcPr>
            <w:tcW w:w="5953" w:type="dxa"/>
            <w:shd w:val="clear" w:color="auto" w:fill="A8D08D" w:themeFill="accent6" w:themeFillTint="99"/>
          </w:tcPr>
          <w:p w14:paraId="359AB77E"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Staff</w:t>
            </w:r>
          </w:p>
        </w:tc>
        <w:tc>
          <w:tcPr>
            <w:tcW w:w="1083" w:type="dxa"/>
            <w:shd w:val="clear" w:color="auto" w:fill="A8D08D" w:themeFill="accent6" w:themeFillTint="99"/>
          </w:tcPr>
          <w:p w14:paraId="0B7E28FB"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Number</w:t>
            </w:r>
          </w:p>
        </w:tc>
      </w:tr>
      <w:tr w:rsidR="000E478E" w14:paraId="37C1D7CF" w14:textId="77777777">
        <w:tc>
          <w:tcPr>
            <w:tcW w:w="1980" w:type="dxa"/>
            <w:vMerge w:val="restart"/>
            <w:shd w:val="clear" w:color="auto" w:fill="E7E6E6" w:themeFill="background2"/>
          </w:tcPr>
          <w:p w14:paraId="74530F0A"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Supervisors</w:t>
            </w:r>
          </w:p>
        </w:tc>
        <w:tc>
          <w:tcPr>
            <w:tcW w:w="5953" w:type="dxa"/>
            <w:shd w:val="clear" w:color="auto" w:fill="E7E6E6" w:themeFill="background2"/>
          </w:tcPr>
          <w:p w14:paraId="3174EFC4" w14:textId="77777777" w:rsidR="000E478E" w:rsidRDefault="005D2B9A">
            <w:pPr>
              <w:pStyle w:val="ListParagraph"/>
              <w:numPr>
                <w:ilvl w:val="0"/>
                <w:numId w:val="8"/>
              </w:numPr>
              <w:spacing w:after="0" w:line="240" w:lineRule="auto"/>
              <w:ind w:left="322" w:hanging="284"/>
              <w:rPr>
                <w:rFonts w:ascii="Times New Roman" w:eastAsiaTheme="minorEastAsia" w:hAnsi="Times New Roman" w:cs="Times New Roman"/>
                <w:sz w:val="24"/>
                <w:szCs w:val="24"/>
              </w:rPr>
            </w:pPr>
            <w:r>
              <w:rPr>
                <w:rFonts w:ascii="Times New Roman" w:eastAsiaTheme="minorEastAsia" w:hAnsi="Times New Roman" w:cs="Times New Roman"/>
                <w:sz w:val="24"/>
                <w:szCs w:val="24"/>
              </w:rPr>
              <w:t>Community Development Assistants(CDAs)</w:t>
            </w:r>
          </w:p>
        </w:tc>
        <w:tc>
          <w:tcPr>
            <w:tcW w:w="1083" w:type="dxa"/>
            <w:shd w:val="clear" w:color="auto" w:fill="E7E6E6" w:themeFill="background2"/>
          </w:tcPr>
          <w:p w14:paraId="6E1F09A4"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0E478E" w14:paraId="0AA3D230" w14:textId="77777777">
        <w:tc>
          <w:tcPr>
            <w:tcW w:w="1980" w:type="dxa"/>
            <w:vMerge/>
            <w:shd w:val="clear" w:color="auto" w:fill="E7E6E6" w:themeFill="background2"/>
          </w:tcPr>
          <w:p w14:paraId="2280E403" w14:textId="77777777" w:rsidR="000E478E" w:rsidRDefault="000E478E">
            <w:pPr>
              <w:spacing w:after="0" w:line="240" w:lineRule="auto"/>
              <w:rPr>
                <w:rFonts w:ascii="Times New Roman" w:eastAsiaTheme="minorEastAsia" w:hAnsi="Times New Roman" w:cs="Times New Roman"/>
                <w:sz w:val="24"/>
                <w:szCs w:val="24"/>
              </w:rPr>
            </w:pPr>
          </w:p>
        </w:tc>
        <w:tc>
          <w:tcPr>
            <w:tcW w:w="5953" w:type="dxa"/>
            <w:shd w:val="clear" w:color="auto" w:fill="E7E6E6" w:themeFill="background2"/>
          </w:tcPr>
          <w:p w14:paraId="45B80954" w14:textId="77777777" w:rsidR="000E478E" w:rsidRDefault="005D2B9A">
            <w:pPr>
              <w:pStyle w:val="ListParagraph"/>
              <w:numPr>
                <w:ilvl w:val="0"/>
                <w:numId w:val="8"/>
              </w:numPr>
              <w:spacing w:after="0" w:line="240" w:lineRule="auto"/>
              <w:ind w:left="322" w:hanging="284"/>
              <w:rPr>
                <w:rFonts w:ascii="Times New Roman" w:eastAsiaTheme="minorEastAsia" w:hAnsi="Times New Roman" w:cs="Times New Roman"/>
                <w:sz w:val="24"/>
                <w:szCs w:val="24"/>
              </w:rPr>
            </w:pPr>
            <w:r>
              <w:rPr>
                <w:rFonts w:ascii="Times New Roman" w:eastAsiaTheme="minorEastAsia" w:hAnsi="Times New Roman" w:cs="Times New Roman"/>
                <w:sz w:val="24"/>
                <w:szCs w:val="24"/>
              </w:rPr>
              <w:t>Community Development Officers</w:t>
            </w:r>
          </w:p>
        </w:tc>
        <w:tc>
          <w:tcPr>
            <w:tcW w:w="1083" w:type="dxa"/>
            <w:shd w:val="clear" w:color="auto" w:fill="E7E6E6" w:themeFill="background2"/>
          </w:tcPr>
          <w:p w14:paraId="404AA4DF"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r w:rsidR="000E478E" w14:paraId="66AD2ED5" w14:textId="77777777">
        <w:tc>
          <w:tcPr>
            <w:tcW w:w="1980" w:type="dxa"/>
            <w:vMerge/>
            <w:shd w:val="clear" w:color="auto" w:fill="E7E6E6" w:themeFill="background2"/>
          </w:tcPr>
          <w:p w14:paraId="49C32060" w14:textId="77777777" w:rsidR="000E478E" w:rsidRDefault="000E478E">
            <w:pPr>
              <w:spacing w:after="0" w:line="240" w:lineRule="auto"/>
              <w:rPr>
                <w:rFonts w:ascii="Times New Roman" w:eastAsiaTheme="minorEastAsia" w:hAnsi="Times New Roman" w:cs="Times New Roman"/>
                <w:sz w:val="24"/>
                <w:szCs w:val="24"/>
              </w:rPr>
            </w:pPr>
          </w:p>
        </w:tc>
        <w:tc>
          <w:tcPr>
            <w:tcW w:w="5953" w:type="dxa"/>
            <w:shd w:val="clear" w:color="auto" w:fill="E7E6E6" w:themeFill="background2"/>
          </w:tcPr>
          <w:p w14:paraId="5DBDF1C4" w14:textId="77777777" w:rsidR="000E478E" w:rsidRDefault="005D2B9A">
            <w:pPr>
              <w:pStyle w:val="ListParagraph"/>
              <w:numPr>
                <w:ilvl w:val="0"/>
                <w:numId w:val="8"/>
              </w:numPr>
              <w:spacing w:after="0" w:line="240" w:lineRule="auto"/>
              <w:ind w:left="322" w:hanging="284"/>
              <w:rPr>
                <w:rFonts w:ascii="Times New Roman" w:eastAsiaTheme="minorEastAsia" w:hAnsi="Times New Roman" w:cs="Times New Roman"/>
                <w:sz w:val="24"/>
                <w:szCs w:val="24"/>
              </w:rPr>
            </w:pPr>
            <w:r>
              <w:rPr>
                <w:rFonts w:ascii="Times New Roman" w:eastAsiaTheme="minorEastAsia" w:hAnsi="Times New Roman" w:cs="Times New Roman"/>
                <w:sz w:val="24"/>
                <w:szCs w:val="24"/>
              </w:rPr>
              <w:t>Assistant Community Development Officers</w:t>
            </w:r>
          </w:p>
        </w:tc>
        <w:tc>
          <w:tcPr>
            <w:tcW w:w="1083" w:type="dxa"/>
            <w:shd w:val="clear" w:color="auto" w:fill="E7E6E6" w:themeFill="background2"/>
          </w:tcPr>
          <w:p w14:paraId="5AF0E5CF"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r>
      <w:tr w:rsidR="000E478E" w14:paraId="07D91F23" w14:textId="77777777">
        <w:tc>
          <w:tcPr>
            <w:tcW w:w="7933" w:type="dxa"/>
            <w:gridSpan w:val="2"/>
            <w:shd w:val="clear" w:color="auto" w:fill="000000" w:themeFill="text1"/>
          </w:tcPr>
          <w:p w14:paraId="1CEA8C27"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Total</w:t>
            </w:r>
          </w:p>
        </w:tc>
        <w:tc>
          <w:tcPr>
            <w:tcW w:w="1083" w:type="dxa"/>
            <w:shd w:val="clear" w:color="auto" w:fill="000000" w:themeFill="text1"/>
          </w:tcPr>
          <w:p w14:paraId="6D0F87C9"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14</w:t>
            </w:r>
          </w:p>
        </w:tc>
      </w:tr>
    </w:tbl>
    <w:p w14:paraId="2F8C3198" w14:textId="77777777" w:rsidR="000E478E" w:rsidRDefault="000E478E">
      <w:pPr>
        <w:rPr>
          <w:rFonts w:ascii="Times New Roman" w:hAnsi="Times New Roman" w:cs="Times New Roman"/>
          <w:sz w:val="24"/>
          <w:szCs w:val="24"/>
        </w:rPr>
      </w:pPr>
    </w:p>
    <w:p w14:paraId="305770AE"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4" w:author="Lindie" w:date="2025-11-03T14:38:00Z">
          <w:pPr>
            <w:pStyle w:val="Heading2"/>
            <w:keepNext/>
            <w:keepLines/>
            <w:numPr>
              <w:ilvl w:val="1"/>
              <w:numId w:val="7"/>
            </w:numPr>
            <w:spacing w:before="160" w:beforeAutospacing="0" w:after="80" w:afterAutospacing="0" w:line="259" w:lineRule="auto"/>
            <w:ind w:left="993" w:hanging="567"/>
          </w:pPr>
        </w:pPrChange>
      </w:pPr>
      <w:bookmarkStart w:id="45" w:name="_Toc213003206"/>
      <w:r>
        <w:rPr>
          <w:rFonts w:eastAsiaTheme="majorEastAsia"/>
          <w:b w:val="0"/>
          <w:bCs w:val="0"/>
          <w:color w:val="2F5496" w:themeColor="accent1" w:themeShade="BF"/>
          <w:sz w:val="24"/>
          <w:szCs w:val="24"/>
          <w:lang w:val="en-GB"/>
        </w:rPr>
        <w:t>Reporting Structure</w:t>
      </w:r>
      <w:bookmarkEnd w:id="45"/>
    </w:p>
    <w:p w14:paraId="258AA299" w14:textId="77777777" w:rsidR="000E478E" w:rsidRDefault="005D2B9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0F8024" wp14:editId="69B3A61D">
            <wp:extent cx="3386455" cy="3342640"/>
            <wp:effectExtent l="0" t="0" r="4445" b="0"/>
            <wp:docPr id="15638690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9082" name="Graphic 1"/>
                    <pic:cNvPicPr>
                      <a:picLocks noChangeAspect="1"/>
                    </pic:cNvPicPr>
                  </pic:nvPicPr>
                  <pic:blipFill>
                    <a:blip r:embed="rId11">
                      <a:extLst>
                        <a:ext uri="{96DAC541-7B7A-43D3-8B79-37D633B846F1}">
                          <asvg:svgBlip xmlns:asvg="http://schemas.microsoft.com/office/drawing/2016/SVG/main" r:embed="rId12"/>
                        </a:ext>
                      </a:extLst>
                    </a:blip>
                    <a:srcRect l="25071" r="17946"/>
                    <a:stretch>
                      <a:fillRect/>
                    </a:stretch>
                  </pic:blipFill>
                  <pic:spPr>
                    <a:xfrm>
                      <a:off x="0" y="0"/>
                      <a:ext cx="3386828" cy="3343275"/>
                    </a:xfrm>
                    <a:prstGeom prst="rect">
                      <a:avLst/>
                    </a:prstGeom>
                  </pic:spPr>
                </pic:pic>
              </a:graphicData>
            </a:graphic>
          </wp:inline>
        </w:drawing>
      </w:r>
    </w:p>
    <w:p w14:paraId="528C83D3" w14:textId="77777777" w:rsidR="000E478E" w:rsidRDefault="005D2B9A">
      <w:pPr>
        <w:pStyle w:val="Heading1"/>
        <w:keepNext/>
        <w:keepLines/>
        <w:numPr>
          <w:ilvl w:val="0"/>
          <w:numId w:val="7"/>
        </w:numPr>
        <w:spacing w:before="360" w:beforeAutospacing="0" w:after="80" w:afterAutospacing="0" w:line="259" w:lineRule="auto"/>
        <w:ind w:left="426" w:hanging="426"/>
        <w:rPr>
          <w:rFonts w:eastAsiaTheme="majorEastAsia"/>
          <w:b w:val="0"/>
          <w:bCs w:val="0"/>
          <w:color w:val="2F5496" w:themeColor="accent1" w:themeShade="BF"/>
          <w:kern w:val="0"/>
          <w:sz w:val="24"/>
          <w:szCs w:val="24"/>
        </w:rPr>
      </w:pPr>
      <w:bookmarkStart w:id="46" w:name="_Toc213003207"/>
      <w:r>
        <w:rPr>
          <w:rFonts w:eastAsiaTheme="majorEastAsia"/>
          <w:b w:val="0"/>
          <w:bCs w:val="0"/>
          <w:color w:val="2F5496" w:themeColor="accent1" w:themeShade="BF"/>
          <w:kern w:val="0"/>
          <w:sz w:val="24"/>
          <w:szCs w:val="24"/>
        </w:rPr>
        <w:t>Delivery Mechanism</w:t>
      </w:r>
      <w:bookmarkEnd w:id="46"/>
    </w:p>
    <w:p w14:paraId="73AA10FD" w14:textId="77777777" w:rsidR="000E478E" w:rsidRDefault="005D2B9A">
      <w:pPr>
        <w:rPr>
          <w:rFonts w:ascii="Times New Roman" w:hAnsi="Times New Roman" w:cs="Times New Roman"/>
          <w:sz w:val="24"/>
          <w:szCs w:val="24"/>
          <w:lang w:val="en-GB"/>
        </w:rPr>
      </w:pPr>
      <w:r>
        <w:rPr>
          <w:rFonts w:ascii="Times New Roman" w:hAnsi="Times New Roman" w:cs="Times New Roman"/>
          <w:sz w:val="24"/>
          <w:szCs w:val="24"/>
          <w:lang w:val="en-GB"/>
        </w:rPr>
        <w:t>The parent coaching program will be delivered at a household level or at a group level.</w:t>
      </w:r>
    </w:p>
    <w:p w14:paraId="5E5AA3DB"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7" w:author="Lindie" w:date="2025-11-03T14:38:00Z">
          <w:pPr>
            <w:pStyle w:val="Heading2"/>
            <w:keepNext/>
            <w:keepLines/>
            <w:numPr>
              <w:ilvl w:val="1"/>
              <w:numId w:val="7"/>
            </w:numPr>
            <w:spacing w:before="160" w:beforeAutospacing="0" w:after="80" w:afterAutospacing="0" w:line="259" w:lineRule="auto"/>
            <w:ind w:left="993" w:hanging="567"/>
          </w:pPr>
        </w:pPrChange>
      </w:pPr>
      <w:bookmarkStart w:id="48" w:name="_Toc213003208"/>
      <w:r>
        <w:rPr>
          <w:rFonts w:eastAsiaTheme="majorEastAsia"/>
          <w:b w:val="0"/>
          <w:bCs w:val="0"/>
          <w:color w:val="2F5496" w:themeColor="accent1" w:themeShade="BF"/>
          <w:sz w:val="24"/>
          <w:szCs w:val="24"/>
          <w:lang w:val="en-GB"/>
        </w:rPr>
        <w:t>Parent Coaching at Household Level</w:t>
      </w:r>
      <w:bookmarkEnd w:id="48"/>
    </w:p>
    <w:p w14:paraId="564D029E" w14:textId="77777777" w:rsidR="000E478E" w:rsidRDefault="005D2B9A">
      <w:pPr>
        <w:rPr>
          <w:rFonts w:ascii="Times New Roman" w:hAnsi="Times New Roman" w:cs="Times New Roman"/>
          <w:sz w:val="24"/>
          <w:szCs w:val="24"/>
          <w:lang w:val="en-GB"/>
        </w:rPr>
      </w:pPr>
      <w:r>
        <w:rPr>
          <w:rFonts w:ascii="Times New Roman" w:hAnsi="Times New Roman" w:cs="Times New Roman"/>
          <w:sz w:val="24"/>
          <w:szCs w:val="24"/>
          <w:lang w:val="en-GB"/>
        </w:rPr>
        <w:t>Household level parent coaching will be delivered at homes to:</w:t>
      </w:r>
    </w:p>
    <w:p w14:paraId="636A3D1D" w14:textId="77777777" w:rsidR="000E478E" w:rsidRDefault="005D2B9A">
      <w:pPr>
        <w:pStyle w:val="ListParagraph"/>
        <w:numPr>
          <w:ilvl w:val="0"/>
          <w:numId w:val="9"/>
        </w:numPr>
        <w:ind w:left="567" w:hanging="283"/>
        <w:rPr>
          <w:rFonts w:ascii="Times New Roman" w:hAnsi="Times New Roman" w:cs="Times New Roman"/>
          <w:sz w:val="24"/>
          <w:szCs w:val="24"/>
          <w:lang w:val="en-GB"/>
        </w:rPr>
      </w:pPr>
      <w:r>
        <w:rPr>
          <w:rFonts w:ascii="Times New Roman" w:hAnsi="Times New Roman" w:cs="Times New Roman"/>
          <w:sz w:val="24"/>
          <w:szCs w:val="24"/>
          <w:lang w:val="en-GB"/>
        </w:rPr>
        <w:t>Parents and caregivers of children with severe developmental delays or special needs</w:t>
      </w:r>
    </w:p>
    <w:p w14:paraId="7DB779F1" w14:textId="77777777" w:rsidR="000E478E" w:rsidRDefault="005D2B9A">
      <w:pPr>
        <w:pStyle w:val="ListParagraph"/>
        <w:numPr>
          <w:ilvl w:val="0"/>
          <w:numId w:val="9"/>
        </w:numPr>
        <w:ind w:left="567" w:hanging="283"/>
        <w:rPr>
          <w:rFonts w:ascii="Times New Roman" w:hAnsi="Times New Roman" w:cs="Times New Roman"/>
          <w:sz w:val="24"/>
          <w:szCs w:val="24"/>
          <w:lang w:val="en-GB"/>
        </w:rPr>
      </w:pPr>
      <w:r>
        <w:rPr>
          <w:rFonts w:ascii="Times New Roman" w:hAnsi="Times New Roman" w:cs="Times New Roman"/>
          <w:sz w:val="24"/>
          <w:szCs w:val="24"/>
          <w:lang w:val="en-GB"/>
        </w:rPr>
        <w:t>Parents with children under 3 years of age</w:t>
      </w:r>
    </w:p>
    <w:p w14:paraId="02CE0EC9" w14:textId="77777777" w:rsidR="000E478E" w:rsidRDefault="005D2B9A">
      <w:pPr>
        <w:pStyle w:val="ListParagraph"/>
        <w:numPr>
          <w:ilvl w:val="0"/>
          <w:numId w:val="9"/>
        </w:numPr>
        <w:ind w:left="567" w:hanging="283"/>
        <w:rPr>
          <w:rFonts w:ascii="Times New Roman" w:hAnsi="Times New Roman" w:cs="Times New Roman"/>
          <w:sz w:val="24"/>
          <w:szCs w:val="24"/>
          <w:lang w:val="en-GB"/>
        </w:rPr>
      </w:pPr>
      <w:r>
        <w:rPr>
          <w:rFonts w:ascii="Times New Roman" w:hAnsi="Times New Roman" w:cs="Times New Roman"/>
          <w:sz w:val="24"/>
          <w:szCs w:val="24"/>
          <w:lang w:val="en-GB"/>
        </w:rPr>
        <w:t>Parents and caregivers of children living in informal settlements and vulnerable households</w:t>
      </w:r>
    </w:p>
    <w:p w14:paraId="3619EEA4"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9" w:author="Lindie" w:date="2025-11-03T14:38:00Z">
          <w:pPr>
            <w:pStyle w:val="Heading2"/>
            <w:keepNext/>
            <w:keepLines/>
            <w:numPr>
              <w:ilvl w:val="1"/>
              <w:numId w:val="7"/>
            </w:numPr>
            <w:spacing w:before="160" w:beforeAutospacing="0" w:after="80" w:afterAutospacing="0" w:line="259" w:lineRule="auto"/>
            <w:ind w:left="993" w:hanging="567"/>
          </w:pPr>
        </w:pPrChange>
      </w:pPr>
      <w:bookmarkStart w:id="50" w:name="_Toc213003209"/>
      <w:r>
        <w:rPr>
          <w:rFonts w:eastAsiaTheme="majorEastAsia"/>
          <w:b w:val="0"/>
          <w:bCs w:val="0"/>
          <w:color w:val="2F5496" w:themeColor="accent1" w:themeShade="BF"/>
          <w:sz w:val="24"/>
          <w:szCs w:val="24"/>
          <w:lang w:val="en-GB"/>
        </w:rPr>
        <w:t>Parent Coaching at Group Level</w:t>
      </w:r>
      <w:bookmarkEnd w:id="50"/>
    </w:p>
    <w:p w14:paraId="1BE4D735" w14:textId="77777777" w:rsidR="000E478E" w:rsidRDefault="005D2B9A">
      <w:pPr>
        <w:rPr>
          <w:rFonts w:ascii="Times New Roman" w:hAnsi="Times New Roman" w:cs="Times New Roman"/>
          <w:sz w:val="24"/>
          <w:szCs w:val="24"/>
          <w:lang w:val="en-GB"/>
        </w:rPr>
      </w:pPr>
      <w:r>
        <w:rPr>
          <w:rFonts w:ascii="Times New Roman" w:hAnsi="Times New Roman" w:cs="Times New Roman"/>
          <w:sz w:val="24"/>
          <w:szCs w:val="24"/>
          <w:lang w:val="en-GB"/>
        </w:rPr>
        <w:t>Group level parent coaching will be delivered to:</w:t>
      </w:r>
    </w:p>
    <w:p w14:paraId="3520DDA1" w14:textId="77777777" w:rsidR="000E478E" w:rsidRDefault="005D2B9A">
      <w:pPr>
        <w:pStyle w:val="ListParagraph"/>
        <w:numPr>
          <w:ilvl w:val="0"/>
          <w:numId w:val="9"/>
        </w:numPr>
        <w:ind w:left="567" w:hanging="283"/>
        <w:rPr>
          <w:rFonts w:ascii="Times New Roman" w:hAnsi="Times New Roman" w:cs="Times New Roman"/>
          <w:sz w:val="24"/>
          <w:szCs w:val="24"/>
          <w:lang w:val="en-GB"/>
        </w:rPr>
      </w:pPr>
      <w:r>
        <w:rPr>
          <w:rFonts w:ascii="Times New Roman" w:hAnsi="Times New Roman" w:cs="Times New Roman"/>
          <w:sz w:val="24"/>
          <w:szCs w:val="24"/>
          <w:lang w:val="en-GB"/>
        </w:rPr>
        <w:t xml:space="preserve">Pregnant women </w:t>
      </w:r>
    </w:p>
    <w:p w14:paraId="48E32701" w14:textId="77777777" w:rsidR="000E478E" w:rsidRDefault="005D2B9A">
      <w:pPr>
        <w:pStyle w:val="ListParagraph"/>
        <w:numPr>
          <w:ilvl w:val="0"/>
          <w:numId w:val="9"/>
        </w:numPr>
        <w:ind w:left="567" w:hanging="283"/>
        <w:rPr>
          <w:ins w:id="51" w:author="BISHOP" w:date="2025-11-03T10:26:00Z"/>
          <w:rFonts w:ascii="Times New Roman" w:hAnsi="Times New Roman" w:cs="Times New Roman"/>
          <w:sz w:val="24"/>
          <w:szCs w:val="24"/>
          <w:lang w:val="en-GB"/>
        </w:rPr>
      </w:pPr>
      <w:r>
        <w:rPr>
          <w:rFonts w:ascii="Times New Roman" w:hAnsi="Times New Roman" w:cs="Times New Roman"/>
          <w:sz w:val="24"/>
          <w:szCs w:val="24"/>
          <w:lang w:val="en-GB"/>
        </w:rPr>
        <w:t xml:space="preserve">Parents with children under 5 years </w:t>
      </w:r>
    </w:p>
    <w:p w14:paraId="4D5C3012" w14:textId="77777777" w:rsidR="000E478E" w:rsidRDefault="005D2B9A">
      <w:pPr>
        <w:pStyle w:val="ListParagraph"/>
        <w:numPr>
          <w:ilvl w:val="0"/>
          <w:numId w:val="9"/>
        </w:numPr>
        <w:ind w:left="567" w:hanging="283"/>
        <w:rPr>
          <w:rFonts w:ascii="Times New Roman" w:hAnsi="Times New Roman" w:cs="Times New Roman"/>
          <w:sz w:val="24"/>
          <w:szCs w:val="24"/>
          <w:lang w:val="en-GB"/>
        </w:rPr>
      </w:pPr>
      <w:ins w:id="52" w:author="BISHOP" w:date="2025-11-03T10:26:00Z">
        <w:r>
          <w:rPr>
            <w:rFonts w:ascii="Times New Roman" w:hAnsi="Times New Roman" w:cs="Times New Roman"/>
            <w:sz w:val="24"/>
            <w:szCs w:val="24"/>
            <w:lang w:val="en-GB"/>
          </w:rPr>
          <w:t>Parents , guardians and caregiv</w:t>
        </w:r>
      </w:ins>
      <w:ins w:id="53" w:author="BISHOP" w:date="2025-11-03T10:27:00Z">
        <w:r>
          <w:rPr>
            <w:rFonts w:ascii="Times New Roman" w:hAnsi="Times New Roman" w:cs="Times New Roman"/>
            <w:sz w:val="24"/>
            <w:szCs w:val="24"/>
            <w:lang w:val="en-GB"/>
          </w:rPr>
          <w:t xml:space="preserve">ers with under 5 years children </w:t>
        </w:r>
      </w:ins>
    </w:p>
    <w:p w14:paraId="64AD1328" w14:textId="77777777" w:rsidR="000E478E" w:rsidRDefault="005D2B9A">
      <w:pPr>
        <w:pStyle w:val="ListParagraph"/>
        <w:numPr>
          <w:ilvl w:val="0"/>
          <w:numId w:val="9"/>
        </w:numPr>
        <w:ind w:left="567" w:hanging="283"/>
        <w:rPr>
          <w:rFonts w:ascii="Times New Roman" w:hAnsi="Times New Roman" w:cs="Times New Roman"/>
          <w:sz w:val="24"/>
          <w:szCs w:val="24"/>
          <w:lang w:val="en-GB"/>
        </w:rPr>
      </w:pPr>
      <w:r>
        <w:rPr>
          <w:rFonts w:ascii="Times New Roman" w:hAnsi="Times New Roman" w:cs="Times New Roman"/>
          <w:sz w:val="24"/>
          <w:szCs w:val="24"/>
          <w:lang w:val="en-GB"/>
        </w:rPr>
        <w:t>Fathers with children under 5 years</w:t>
      </w:r>
    </w:p>
    <w:p w14:paraId="5EC4BF98" w14:textId="77777777" w:rsidR="000E478E" w:rsidRDefault="005D2B9A">
      <w:pPr>
        <w:rPr>
          <w:rFonts w:ascii="Times New Roman" w:hAnsi="Times New Roman" w:cs="Times New Roman"/>
          <w:sz w:val="24"/>
          <w:szCs w:val="24"/>
        </w:rPr>
      </w:pPr>
      <w:r>
        <w:rPr>
          <w:rFonts w:ascii="Times New Roman" w:hAnsi="Times New Roman" w:cs="Times New Roman"/>
          <w:sz w:val="24"/>
          <w:szCs w:val="24"/>
          <w:lang w:val="en-GB"/>
        </w:rPr>
        <w:t>Group parent coaches will be offered in communal spaces,  workplaces, churches and community halls.</w:t>
      </w:r>
    </w:p>
    <w:p w14:paraId="3CF710CC" w14:textId="77777777" w:rsidR="000E478E" w:rsidRDefault="005D2B9A">
      <w:pPr>
        <w:pStyle w:val="Heading1"/>
        <w:keepNext/>
        <w:keepLines/>
        <w:numPr>
          <w:ilvl w:val="0"/>
          <w:numId w:val="7"/>
        </w:numPr>
        <w:spacing w:before="360" w:beforeAutospacing="0" w:after="80" w:afterAutospacing="0" w:line="259" w:lineRule="auto"/>
        <w:ind w:left="426" w:hanging="426"/>
        <w:rPr>
          <w:rFonts w:eastAsiaTheme="majorEastAsia"/>
          <w:b w:val="0"/>
          <w:bCs w:val="0"/>
          <w:color w:val="2F5496" w:themeColor="accent1" w:themeShade="BF"/>
          <w:kern w:val="0"/>
          <w:sz w:val="24"/>
          <w:szCs w:val="24"/>
        </w:rPr>
      </w:pPr>
      <w:bookmarkStart w:id="54" w:name="_Toc213003210"/>
      <w:r>
        <w:rPr>
          <w:rFonts w:eastAsiaTheme="majorEastAsia"/>
          <w:b w:val="0"/>
          <w:bCs w:val="0"/>
          <w:color w:val="2F5496" w:themeColor="accent1" w:themeShade="BF"/>
          <w:kern w:val="0"/>
          <w:sz w:val="24"/>
          <w:szCs w:val="24"/>
        </w:rPr>
        <w:t>Program Management and Coordination</w:t>
      </w:r>
      <w:bookmarkEnd w:id="54"/>
    </w:p>
    <w:p w14:paraId="6D4C2F22" w14:textId="77777777" w:rsidR="000E478E" w:rsidRDefault="000E478E">
      <w:pPr>
        <w:tabs>
          <w:tab w:val="left" w:pos="8789"/>
        </w:tabs>
        <w:spacing w:line="276" w:lineRule="auto"/>
        <w:jc w:val="both"/>
        <w:rPr>
          <w:rFonts w:ascii="Times New Roman" w:hAnsi="Times New Roman" w:cs="Times New Roman"/>
          <w:sz w:val="24"/>
          <w:szCs w:val="24"/>
        </w:rPr>
      </w:pPr>
    </w:p>
    <w:p w14:paraId="1EB92111" w14:textId="77777777" w:rsidR="000E478E" w:rsidRDefault="005D2B9A">
      <w:pPr>
        <w:tabs>
          <w:tab w:val="left" w:pos="8789"/>
        </w:tabs>
        <w:spacing w:line="276" w:lineRule="auto"/>
        <w:jc w:val="both"/>
        <w:rPr>
          <w:rFonts w:ascii="Times New Roman" w:hAnsi="Times New Roman" w:cs="Times New Roman"/>
          <w:sz w:val="24"/>
          <w:szCs w:val="24"/>
        </w:rPr>
      </w:pPr>
      <w:r>
        <w:rPr>
          <w:rFonts w:ascii="Times New Roman" w:hAnsi="Times New Roman" w:cs="Times New Roman"/>
          <w:sz w:val="24"/>
          <w:szCs w:val="24"/>
        </w:rPr>
        <w:t>The initiative is envisioned to be implemented in a multi</w:t>
      </w:r>
      <w:ins w:id="55" w:author="Lindie" w:date="2025-11-03T14:48:00Z">
        <w:r>
          <w:rPr>
            <w:rFonts w:ascii="Times New Roman" w:hAnsi="Times New Roman" w:cs="Times New Roman"/>
            <w:sz w:val="24"/>
            <w:szCs w:val="24"/>
          </w:rPr>
          <w:t>-</w:t>
        </w:r>
      </w:ins>
      <w:r>
        <w:rPr>
          <w:rFonts w:ascii="Times New Roman" w:hAnsi="Times New Roman" w:cs="Times New Roman"/>
          <w:sz w:val="24"/>
          <w:szCs w:val="24"/>
        </w:rPr>
        <w:t xml:space="preserve">sectoral approach, leveraging on lead implementing sectors and directorates of the two City Councils and national level Ministries to support effective implementation. </w:t>
      </w:r>
    </w:p>
    <w:p w14:paraId="3F364A70" w14:textId="77777777" w:rsidR="000E478E" w:rsidRDefault="005D2B9A">
      <w:pPr>
        <w:tabs>
          <w:tab w:val="left" w:pos="8789"/>
        </w:tabs>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F899DA" wp14:editId="7B330893">
            <wp:extent cx="4326255" cy="417449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4330409" cy="4178660"/>
                    </a:xfrm>
                    <a:prstGeom prst="rect">
                      <a:avLst/>
                    </a:prstGeom>
                  </pic:spPr>
                </pic:pic>
              </a:graphicData>
            </a:graphic>
          </wp:inline>
        </w:drawing>
      </w:r>
    </w:p>
    <w:p w14:paraId="20D28C8C" w14:textId="77777777" w:rsidR="000E478E" w:rsidRDefault="000E478E">
      <w:pPr>
        <w:tabs>
          <w:tab w:val="left" w:pos="8789"/>
        </w:tabs>
        <w:spacing w:line="276" w:lineRule="auto"/>
        <w:jc w:val="both"/>
        <w:rPr>
          <w:rFonts w:ascii="Times New Roman" w:hAnsi="Times New Roman" w:cs="Times New Roman"/>
          <w:sz w:val="24"/>
          <w:szCs w:val="24"/>
        </w:rPr>
      </w:pPr>
    </w:p>
    <w:p w14:paraId="486692E0"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56" w:author="Lindie" w:date="2025-11-03T14:38:00Z">
          <w:pPr>
            <w:pStyle w:val="Heading2"/>
            <w:keepNext/>
            <w:keepLines/>
            <w:numPr>
              <w:ilvl w:val="1"/>
              <w:numId w:val="7"/>
            </w:numPr>
            <w:spacing w:before="160" w:beforeAutospacing="0" w:after="80" w:afterAutospacing="0" w:line="259" w:lineRule="auto"/>
            <w:ind w:left="993" w:hanging="567"/>
          </w:pPr>
        </w:pPrChange>
      </w:pPr>
      <w:bookmarkStart w:id="57" w:name="_Toc213003211"/>
      <w:r>
        <w:rPr>
          <w:rFonts w:eastAsiaTheme="majorEastAsia"/>
          <w:b w:val="0"/>
          <w:bCs w:val="0"/>
          <w:color w:val="2F5496" w:themeColor="accent1" w:themeShade="BF"/>
          <w:sz w:val="24"/>
          <w:szCs w:val="24"/>
          <w:lang w:val="en-GB"/>
        </w:rPr>
        <w:t>Implementing and Collaborating Sectors</w:t>
      </w:r>
      <w:bookmarkEnd w:id="57"/>
    </w:p>
    <w:p w14:paraId="221D882C" w14:textId="77777777" w:rsidR="000E478E" w:rsidRDefault="005D2B9A">
      <w:pPr>
        <w:tabs>
          <w:tab w:val="left" w:pos="8789"/>
        </w:tabs>
        <w:spacing w:line="276" w:lineRule="auto"/>
        <w:jc w:val="both"/>
        <w:rPr>
          <w:rFonts w:ascii="Times New Roman" w:hAnsi="Times New Roman" w:cs="Times New Roman"/>
          <w:sz w:val="24"/>
          <w:szCs w:val="24"/>
        </w:rPr>
      </w:pPr>
      <w:r>
        <w:rPr>
          <w:rFonts w:ascii="Times New Roman" w:hAnsi="Times New Roman" w:cs="Times New Roman"/>
          <w:sz w:val="24"/>
          <w:szCs w:val="24"/>
        </w:rPr>
        <w:t>The implementation of the program will follow a structured approach involving the Council, Sector Ministries, District and Provincial Officers, Community Structures, Development Partners and key stakeholders. All these structures will interact to provide a program level coordination, technical oversight, and clear distribution of responsibilities. Some key implementing and collaborating sectors include:</w:t>
      </w:r>
    </w:p>
    <w:tbl>
      <w:tblPr>
        <w:tblStyle w:val="TableGrid"/>
        <w:tblW w:w="0" w:type="auto"/>
        <w:tblLook w:val="04A0" w:firstRow="1" w:lastRow="0" w:firstColumn="1" w:lastColumn="0" w:noHBand="0" w:noVBand="1"/>
      </w:tblPr>
      <w:tblGrid>
        <w:gridCol w:w="4675"/>
        <w:gridCol w:w="4675"/>
      </w:tblGrid>
      <w:tr w:rsidR="000E478E" w14:paraId="7713C0F9" w14:textId="77777777">
        <w:tc>
          <w:tcPr>
            <w:tcW w:w="4675" w:type="dxa"/>
            <w:shd w:val="clear" w:color="auto" w:fill="A8D08D" w:themeFill="accent6" w:themeFillTint="99"/>
          </w:tcPr>
          <w:p w14:paraId="61FDCFEE"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Implementing Sector</w:t>
            </w:r>
          </w:p>
        </w:tc>
        <w:tc>
          <w:tcPr>
            <w:tcW w:w="4675" w:type="dxa"/>
            <w:shd w:val="clear" w:color="auto" w:fill="A8D08D" w:themeFill="accent6" w:themeFillTint="99"/>
          </w:tcPr>
          <w:p w14:paraId="611ED665"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Department or Agencies</w:t>
            </w:r>
          </w:p>
        </w:tc>
      </w:tr>
      <w:tr w:rsidR="000E478E" w14:paraId="3A65FEDE" w14:textId="77777777">
        <w:tc>
          <w:tcPr>
            <w:tcW w:w="4675" w:type="dxa"/>
          </w:tcPr>
          <w:p w14:paraId="4BDEF9F5"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City Councils</w:t>
            </w:r>
          </w:p>
        </w:tc>
        <w:tc>
          <w:tcPr>
            <w:tcW w:w="4675" w:type="dxa"/>
          </w:tcPr>
          <w:p w14:paraId="4427FC41" w14:textId="77777777" w:rsidR="000E478E" w:rsidRDefault="005D2B9A">
            <w:pPr>
              <w:pStyle w:val="ListParagraph"/>
              <w:numPr>
                <w:ilvl w:val="0"/>
                <w:numId w:val="10"/>
              </w:numPr>
              <w:spacing w:after="0" w:line="240" w:lineRule="auto"/>
              <w:ind w:left="172" w:hanging="172"/>
              <w:rPr>
                <w:rFonts w:ascii="Times New Roman" w:eastAsiaTheme="minorEastAsia" w:hAnsi="Times New Roman" w:cs="Times New Roman"/>
                <w:sz w:val="24"/>
                <w:szCs w:val="24"/>
              </w:rPr>
            </w:pPr>
            <w:r>
              <w:rPr>
                <w:rFonts w:ascii="Times New Roman" w:eastAsiaTheme="minorEastAsia" w:hAnsi="Times New Roman" w:cs="Times New Roman"/>
                <w:sz w:val="24"/>
                <w:szCs w:val="24"/>
              </w:rPr>
              <w:t>Department of Housing and Social Services</w:t>
            </w:r>
          </w:p>
          <w:p w14:paraId="4D0511B2" w14:textId="77777777" w:rsidR="000E478E" w:rsidRDefault="005D2B9A">
            <w:pPr>
              <w:pStyle w:val="ListParagraph"/>
              <w:numPr>
                <w:ilvl w:val="0"/>
                <w:numId w:val="10"/>
              </w:numPr>
              <w:spacing w:after="0" w:line="240" w:lineRule="auto"/>
              <w:ind w:left="172" w:hanging="172"/>
              <w:rPr>
                <w:rFonts w:ascii="Times New Roman" w:eastAsiaTheme="minorEastAsia" w:hAnsi="Times New Roman" w:cs="Times New Roman"/>
                <w:sz w:val="24"/>
                <w:szCs w:val="24"/>
              </w:rPr>
            </w:pPr>
            <w:r>
              <w:rPr>
                <w:rFonts w:ascii="Times New Roman" w:eastAsiaTheme="minorEastAsia" w:hAnsi="Times New Roman" w:cs="Times New Roman"/>
                <w:sz w:val="24"/>
                <w:szCs w:val="24"/>
              </w:rPr>
              <w:t>Department of Finance</w:t>
            </w:r>
          </w:p>
          <w:p w14:paraId="5684A976" w14:textId="77777777" w:rsidR="000E478E" w:rsidRDefault="005D2B9A">
            <w:pPr>
              <w:pStyle w:val="ListParagraph"/>
              <w:numPr>
                <w:ilvl w:val="0"/>
                <w:numId w:val="10"/>
              </w:numPr>
              <w:spacing w:after="0" w:line="240" w:lineRule="auto"/>
              <w:ind w:left="172" w:hanging="172"/>
              <w:rPr>
                <w:rFonts w:ascii="Times New Roman" w:eastAsiaTheme="minorEastAsia" w:hAnsi="Times New Roman" w:cs="Times New Roman"/>
                <w:sz w:val="24"/>
                <w:szCs w:val="24"/>
              </w:rPr>
            </w:pPr>
            <w:r>
              <w:rPr>
                <w:rFonts w:ascii="Times New Roman" w:eastAsiaTheme="minorEastAsia" w:hAnsi="Times New Roman" w:cs="Times New Roman"/>
                <w:sz w:val="24"/>
                <w:szCs w:val="24"/>
              </w:rPr>
              <w:t>Department of Public Health</w:t>
            </w:r>
          </w:p>
        </w:tc>
      </w:tr>
      <w:tr w:rsidR="000E478E" w14:paraId="472FDA0B" w14:textId="77777777">
        <w:tc>
          <w:tcPr>
            <w:tcW w:w="4675" w:type="dxa"/>
          </w:tcPr>
          <w:p w14:paraId="75EF4CCF"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Ministry of Community Development </w:t>
            </w:r>
          </w:p>
        </w:tc>
        <w:tc>
          <w:tcPr>
            <w:tcW w:w="4675" w:type="dxa"/>
          </w:tcPr>
          <w:p w14:paraId="786289F2" w14:textId="77777777" w:rsidR="000E478E" w:rsidRDefault="005D2B9A">
            <w:pPr>
              <w:pStyle w:val="ListParagraph"/>
              <w:numPr>
                <w:ilvl w:val="0"/>
                <w:numId w:val="10"/>
              </w:numPr>
              <w:spacing w:after="0" w:line="240" w:lineRule="auto"/>
              <w:ind w:left="172" w:hanging="172"/>
              <w:rPr>
                <w:rFonts w:ascii="Times New Roman" w:eastAsiaTheme="minorEastAsia" w:hAnsi="Times New Roman" w:cs="Times New Roman"/>
                <w:sz w:val="24"/>
                <w:szCs w:val="24"/>
              </w:rPr>
            </w:pPr>
            <w:r>
              <w:rPr>
                <w:rFonts w:ascii="Times New Roman" w:eastAsiaTheme="minorEastAsia" w:hAnsi="Times New Roman" w:cs="Times New Roman"/>
                <w:sz w:val="24"/>
                <w:szCs w:val="24"/>
              </w:rPr>
              <w:t>Department of Social Welfare</w:t>
            </w:r>
          </w:p>
          <w:p w14:paraId="77530691" w14:textId="77777777" w:rsidR="000E478E" w:rsidRDefault="005D2B9A">
            <w:pPr>
              <w:pStyle w:val="ListParagraph"/>
              <w:numPr>
                <w:ilvl w:val="0"/>
                <w:numId w:val="10"/>
              </w:numPr>
              <w:spacing w:after="0" w:line="240" w:lineRule="auto"/>
              <w:ind w:left="172" w:hanging="172"/>
              <w:rPr>
                <w:rFonts w:ascii="Times New Roman" w:eastAsiaTheme="minorEastAsia" w:hAnsi="Times New Roman" w:cs="Times New Roman"/>
                <w:sz w:val="24"/>
                <w:szCs w:val="24"/>
              </w:rPr>
            </w:pPr>
            <w:r>
              <w:rPr>
                <w:rFonts w:ascii="Times New Roman" w:eastAsiaTheme="minorEastAsia" w:hAnsi="Times New Roman" w:cs="Times New Roman"/>
                <w:sz w:val="24"/>
                <w:szCs w:val="24"/>
              </w:rPr>
              <w:t>Department of Community Development</w:t>
            </w:r>
          </w:p>
        </w:tc>
      </w:tr>
      <w:tr w:rsidR="000E478E" w14:paraId="06BFF1BE" w14:textId="77777777">
        <w:tc>
          <w:tcPr>
            <w:tcW w:w="4675" w:type="dxa"/>
          </w:tcPr>
          <w:p w14:paraId="11CCAB18"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Ministry of Health</w:t>
            </w:r>
          </w:p>
        </w:tc>
        <w:tc>
          <w:tcPr>
            <w:tcW w:w="4675" w:type="dxa"/>
          </w:tcPr>
          <w:p w14:paraId="73CC7C0D" w14:textId="77777777" w:rsidR="000E478E" w:rsidRDefault="005D2B9A">
            <w:pPr>
              <w:pStyle w:val="ListParagraph"/>
              <w:numPr>
                <w:ilvl w:val="0"/>
                <w:numId w:val="10"/>
              </w:numPr>
              <w:spacing w:after="0" w:line="240" w:lineRule="auto"/>
              <w:ind w:left="172" w:hanging="172"/>
              <w:rPr>
                <w:rFonts w:ascii="Times New Roman" w:eastAsiaTheme="minorEastAsia" w:hAnsi="Times New Roman" w:cs="Times New Roman"/>
                <w:sz w:val="24"/>
                <w:szCs w:val="24"/>
              </w:rPr>
            </w:pPr>
            <w:r>
              <w:rPr>
                <w:rFonts w:ascii="Times New Roman" w:eastAsiaTheme="minorEastAsia" w:hAnsi="Times New Roman" w:cs="Times New Roman"/>
                <w:sz w:val="24"/>
                <w:szCs w:val="24"/>
              </w:rPr>
              <w:t>Child Health Unit</w:t>
            </w:r>
          </w:p>
        </w:tc>
      </w:tr>
      <w:tr w:rsidR="000E478E" w14:paraId="5A3CA46E" w14:textId="77777777">
        <w:tc>
          <w:tcPr>
            <w:tcW w:w="4675" w:type="dxa"/>
          </w:tcPr>
          <w:p w14:paraId="0CA9B29C" w14:textId="77777777" w:rsidR="000E478E" w:rsidRDefault="005D2B9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Community Level </w:t>
            </w:r>
            <w:ins w:id="58" w:author="BISHOP" w:date="2025-11-03T10:33:00Z">
              <w:r>
                <w:rPr>
                  <w:rFonts w:ascii="Times New Roman" w:eastAsiaTheme="minorEastAsia" w:hAnsi="Times New Roman" w:cs="Times New Roman"/>
                  <w:sz w:val="24"/>
                  <w:szCs w:val="24"/>
                </w:rPr>
                <w:t xml:space="preserve"> </w:t>
              </w:r>
            </w:ins>
            <w:r>
              <w:rPr>
                <w:rFonts w:ascii="Times New Roman" w:eastAsiaTheme="minorEastAsia" w:hAnsi="Times New Roman" w:cs="Times New Roman"/>
                <w:sz w:val="24"/>
                <w:szCs w:val="24"/>
              </w:rPr>
              <w:t>Structures</w:t>
            </w:r>
          </w:p>
        </w:tc>
        <w:tc>
          <w:tcPr>
            <w:tcW w:w="4675" w:type="dxa"/>
          </w:tcPr>
          <w:p w14:paraId="6535C111" w14:textId="77777777" w:rsidR="000E478E" w:rsidRDefault="005D2B9A">
            <w:pPr>
              <w:pStyle w:val="ListParagraph"/>
              <w:numPr>
                <w:ilvl w:val="0"/>
                <w:numId w:val="10"/>
              </w:numPr>
              <w:spacing w:after="0" w:line="240" w:lineRule="auto"/>
              <w:ind w:left="172" w:hanging="172"/>
              <w:rPr>
                <w:rFonts w:ascii="Times New Roman" w:eastAsiaTheme="minorEastAsia" w:hAnsi="Times New Roman" w:cs="Times New Roman"/>
                <w:sz w:val="24"/>
                <w:szCs w:val="24"/>
              </w:rPr>
            </w:pPr>
            <w:r>
              <w:rPr>
                <w:rFonts w:ascii="Times New Roman" w:eastAsiaTheme="minorEastAsia" w:hAnsi="Times New Roman" w:cs="Times New Roman"/>
                <w:sz w:val="24"/>
                <w:szCs w:val="24"/>
              </w:rPr>
              <w:t>Ward Development Committees</w:t>
            </w:r>
          </w:p>
        </w:tc>
      </w:tr>
    </w:tbl>
    <w:p w14:paraId="637D0872" w14:textId="77777777" w:rsidR="000E478E" w:rsidRDefault="000E478E">
      <w:pPr>
        <w:rPr>
          <w:rFonts w:ascii="Times New Roman" w:hAnsi="Times New Roman" w:cs="Times New Roman"/>
          <w:sz w:val="24"/>
          <w:szCs w:val="24"/>
        </w:rPr>
      </w:pPr>
    </w:p>
    <w:p w14:paraId="4EB9DA40" w14:textId="77777777" w:rsidR="000E478E" w:rsidRDefault="000E478E">
      <w:pPr>
        <w:rPr>
          <w:rFonts w:ascii="Times New Roman" w:hAnsi="Times New Roman" w:cs="Times New Roman"/>
          <w:sz w:val="24"/>
          <w:szCs w:val="24"/>
        </w:rPr>
      </w:pPr>
    </w:p>
    <w:p w14:paraId="4AF6A51D"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59" w:author="Lindie" w:date="2025-11-03T14:38:00Z">
          <w:pPr>
            <w:pStyle w:val="Heading2"/>
            <w:keepNext/>
            <w:keepLines/>
            <w:numPr>
              <w:ilvl w:val="1"/>
              <w:numId w:val="7"/>
            </w:numPr>
            <w:spacing w:before="160" w:beforeAutospacing="0" w:after="80" w:afterAutospacing="0" w:line="259" w:lineRule="auto"/>
            <w:ind w:left="993" w:hanging="567"/>
          </w:pPr>
        </w:pPrChange>
      </w:pPr>
      <w:bookmarkStart w:id="60" w:name="_Toc213003212"/>
      <w:r>
        <w:rPr>
          <w:rFonts w:eastAsiaTheme="majorEastAsia"/>
          <w:b w:val="0"/>
          <w:bCs w:val="0"/>
          <w:color w:val="2F5496" w:themeColor="accent1" w:themeShade="BF"/>
          <w:sz w:val="24"/>
          <w:szCs w:val="24"/>
          <w:lang w:val="en-GB"/>
        </w:rPr>
        <w:t>Community Sensitization</w:t>
      </w:r>
      <w:bookmarkEnd w:id="60"/>
    </w:p>
    <w:p w14:paraId="73291788" w14:textId="77777777" w:rsidR="000E478E" w:rsidRDefault="005D2B9A">
      <w:pPr>
        <w:jc w:val="both"/>
        <w:rPr>
          <w:rFonts w:ascii="Times New Roman" w:hAnsi="Times New Roman" w:cs="Times New Roman"/>
          <w:sz w:val="24"/>
          <w:szCs w:val="24"/>
        </w:rPr>
      </w:pPr>
      <w:r>
        <w:rPr>
          <w:rFonts w:ascii="Times New Roman" w:hAnsi="Times New Roman" w:cs="Times New Roman"/>
          <w:sz w:val="24"/>
          <w:szCs w:val="24"/>
          <w:lang w:val="en-GB"/>
        </w:rPr>
        <w:t xml:space="preserve">Prior to the start of the parent coaching program, leveraging on the strategic communications piece of the initiative, a robust community engagement and sensitization drive will be embarked on to create awareness, and support of the program  among key stakeholders. </w:t>
      </w:r>
      <w:ins w:id="61" w:author="Lindie" w:date="2025-11-03T10:47:00Z">
        <w:r>
          <w:rPr>
            <w:rFonts w:ascii="Times New Roman" w:hAnsi="Times New Roman" w:cs="Times New Roman"/>
            <w:sz w:val="24"/>
            <w:szCs w:val="24"/>
          </w:rPr>
          <w:t>This exercise will be conducted by parental coaches</w:t>
        </w:r>
      </w:ins>
      <w:ins w:id="62" w:author="Lindie" w:date="2025-11-03T10:48:00Z">
        <w:r>
          <w:rPr>
            <w:rFonts w:ascii="Times New Roman" w:hAnsi="Times New Roman" w:cs="Times New Roman"/>
            <w:sz w:val="24"/>
            <w:szCs w:val="24"/>
          </w:rPr>
          <w:t xml:space="preserve"> and other key stake holders in the community such as </w:t>
        </w:r>
      </w:ins>
      <w:ins w:id="63" w:author="Lindie" w:date="2025-11-03T10:49:00Z">
        <w:r>
          <w:rPr>
            <w:rFonts w:ascii="Times New Roman" w:hAnsi="Times New Roman" w:cs="Times New Roman"/>
            <w:sz w:val="24"/>
            <w:szCs w:val="24"/>
          </w:rPr>
          <w:t>councilors</w:t>
        </w:r>
      </w:ins>
      <w:ins w:id="64" w:author="Lindie" w:date="2025-11-03T10:50:00Z">
        <w:r>
          <w:rPr>
            <w:rFonts w:ascii="Times New Roman" w:hAnsi="Times New Roman" w:cs="Times New Roman"/>
            <w:sz w:val="24"/>
            <w:szCs w:val="24"/>
          </w:rPr>
          <w:t>, community welfare assistants</w:t>
        </w:r>
      </w:ins>
      <w:ins w:id="65" w:author="Lindie" w:date="2025-11-03T10:51:00Z">
        <w:r>
          <w:rPr>
            <w:rFonts w:ascii="Times New Roman" w:hAnsi="Times New Roman" w:cs="Times New Roman"/>
            <w:sz w:val="24"/>
            <w:szCs w:val="24"/>
          </w:rPr>
          <w:t xml:space="preserve"> committees (CWAC</w:t>
        </w:r>
      </w:ins>
      <w:ins w:id="66" w:author="Lindie" w:date="2025-11-03T10:52:00Z">
        <w:r>
          <w:rPr>
            <w:rFonts w:ascii="Times New Roman" w:hAnsi="Times New Roman" w:cs="Times New Roman"/>
            <w:sz w:val="24"/>
            <w:szCs w:val="24"/>
          </w:rPr>
          <w:t>)</w:t>
        </w:r>
      </w:ins>
      <w:ins w:id="67" w:author="Lindie" w:date="2025-11-03T10:49:00Z">
        <w:r>
          <w:rPr>
            <w:rFonts w:ascii="Times New Roman" w:hAnsi="Times New Roman" w:cs="Times New Roman"/>
            <w:sz w:val="24"/>
            <w:szCs w:val="24"/>
          </w:rPr>
          <w:t xml:space="preserve"> and chairpersons of ward development committees (WDC).</w:t>
        </w:r>
      </w:ins>
    </w:p>
    <w:p w14:paraId="0A78BFFC" w14:textId="77777777" w:rsidR="000E478E" w:rsidRPr="000E478E" w:rsidRDefault="005D2B9A">
      <w:pPr>
        <w:jc w:val="both"/>
        <w:rPr>
          <w:ins w:id="68" w:author="Lindie" w:date="2025-11-03T10:38:00Z"/>
          <w:sz w:val="24"/>
          <w:szCs w:val="24"/>
          <w:rPrChange w:id="69" w:author="Lindie" w:date="2025-11-03T10:45:00Z">
            <w:rPr>
              <w:ins w:id="70" w:author="Lindie" w:date="2025-11-03T10:38:00Z"/>
            </w:rPr>
          </w:rPrChange>
        </w:rPr>
      </w:pPr>
      <w:ins w:id="71" w:author="Lindie" w:date="2025-11-03T10:37:00Z">
        <w:r>
          <w:rPr>
            <w:sz w:val="24"/>
            <w:szCs w:val="24"/>
            <w:rPrChange w:id="72" w:author="Lindie" w:date="2025-11-03T10:45:00Z">
              <w:rPr/>
            </w:rPrChange>
          </w:rPr>
          <w:t>H</w:t>
        </w:r>
        <w:r>
          <w:rPr>
            <w:sz w:val="24"/>
            <w:szCs w:val="24"/>
            <w:rPrChange w:id="73" w:author="Lindie" w:date="2025-11-03T10:45:00Z">
              <w:rPr/>
            </w:rPrChange>
          </w:rPr>
          <w:t>ow the community sen</w:t>
        </w:r>
      </w:ins>
      <w:ins w:id="74" w:author="Lindie" w:date="2025-11-03T10:38:00Z">
        <w:r>
          <w:rPr>
            <w:sz w:val="24"/>
            <w:szCs w:val="24"/>
            <w:rPrChange w:id="75" w:author="Lindie" w:date="2025-11-03T10:45:00Z">
              <w:rPr/>
            </w:rPrChange>
          </w:rPr>
          <w:t>s</w:t>
        </w:r>
      </w:ins>
      <w:ins w:id="76" w:author="Lindie" w:date="2025-11-03T10:37:00Z">
        <w:r>
          <w:rPr>
            <w:sz w:val="24"/>
            <w:szCs w:val="24"/>
            <w:rPrChange w:id="77" w:author="Lindie" w:date="2025-11-03T10:45:00Z">
              <w:rPr/>
            </w:rPrChange>
          </w:rPr>
          <w:t>itization will be done</w:t>
        </w:r>
      </w:ins>
    </w:p>
    <w:p w14:paraId="5569D886" w14:textId="77777777" w:rsidR="000E478E" w:rsidRPr="000E478E" w:rsidRDefault="005D2B9A" w:rsidP="000E478E">
      <w:pPr>
        <w:numPr>
          <w:ilvl w:val="0"/>
          <w:numId w:val="11"/>
          <w:ins w:id="78" w:author="Lindie" w:date="2025-11-03T10:38:00Z"/>
        </w:numPr>
        <w:jc w:val="both"/>
        <w:rPr>
          <w:ins w:id="79" w:author="Lindie" w:date="2025-11-03T10:39:00Z"/>
          <w:sz w:val="24"/>
          <w:szCs w:val="24"/>
          <w:rPrChange w:id="80" w:author="Lindie" w:date="2025-11-03T10:45:00Z">
            <w:rPr>
              <w:ins w:id="81" w:author="Lindie" w:date="2025-11-03T10:39:00Z"/>
            </w:rPr>
          </w:rPrChange>
        </w:rPr>
        <w:pPrChange w:id="82" w:author="Lindie" w:date="2025-11-03T10:38:00Z">
          <w:pPr>
            <w:jc w:val="both"/>
          </w:pPr>
        </w:pPrChange>
      </w:pPr>
      <w:ins w:id="83" w:author="Lindie" w:date="2025-11-03T10:38:00Z">
        <w:r>
          <w:rPr>
            <w:sz w:val="24"/>
            <w:szCs w:val="24"/>
            <w:rPrChange w:id="84" w:author="Lindie" w:date="2025-11-03T10:45:00Z">
              <w:rPr/>
            </w:rPrChange>
          </w:rPr>
          <w:t>Through radio and t</w:t>
        </w:r>
      </w:ins>
      <w:ins w:id="85" w:author="Lindie" w:date="2025-11-03T10:39:00Z">
        <w:r>
          <w:rPr>
            <w:sz w:val="24"/>
            <w:szCs w:val="24"/>
            <w:rPrChange w:id="86" w:author="Lindie" w:date="2025-11-03T10:45:00Z">
              <w:rPr/>
            </w:rPrChange>
          </w:rPr>
          <w:t>elevision</w:t>
        </w:r>
      </w:ins>
      <w:ins w:id="87" w:author="Lindie" w:date="2025-11-03T10:38:00Z">
        <w:r>
          <w:rPr>
            <w:sz w:val="24"/>
            <w:szCs w:val="24"/>
            <w:rPrChange w:id="88" w:author="Lindie" w:date="2025-11-03T10:45:00Z">
              <w:rPr/>
            </w:rPrChange>
          </w:rPr>
          <w:t xml:space="preserve"> </w:t>
        </w:r>
      </w:ins>
      <w:ins w:id="89" w:author="Lindie" w:date="2025-11-03T10:39:00Z">
        <w:r>
          <w:rPr>
            <w:sz w:val="24"/>
            <w:szCs w:val="24"/>
            <w:rPrChange w:id="90" w:author="Lindie" w:date="2025-11-03T10:45:00Z">
              <w:rPr/>
            </w:rPrChange>
          </w:rPr>
          <w:t>adverts</w:t>
        </w:r>
      </w:ins>
    </w:p>
    <w:p w14:paraId="58A46C70" w14:textId="77777777" w:rsidR="000E478E" w:rsidRPr="000E478E" w:rsidRDefault="005D2B9A" w:rsidP="000E478E">
      <w:pPr>
        <w:numPr>
          <w:ilvl w:val="0"/>
          <w:numId w:val="11"/>
          <w:ins w:id="91" w:author="Lindie" w:date="2025-11-03T10:38:00Z"/>
        </w:numPr>
        <w:jc w:val="both"/>
        <w:rPr>
          <w:ins w:id="92" w:author="Lindie" w:date="2025-11-03T10:41:00Z"/>
          <w:sz w:val="24"/>
          <w:szCs w:val="24"/>
          <w:rPrChange w:id="93" w:author="Lindie" w:date="2025-11-03T10:45:00Z">
            <w:rPr>
              <w:ins w:id="94" w:author="Lindie" w:date="2025-11-03T10:41:00Z"/>
            </w:rPr>
          </w:rPrChange>
        </w:rPr>
        <w:pPrChange w:id="95" w:author="Lindie" w:date="2025-11-03T10:38:00Z">
          <w:pPr>
            <w:jc w:val="both"/>
          </w:pPr>
        </w:pPrChange>
      </w:pPr>
      <w:ins w:id="96" w:author="Lindie" w:date="2025-11-03T10:40:00Z">
        <w:r>
          <w:rPr>
            <w:sz w:val="24"/>
            <w:szCs w:val="24"/>
            <w:rPrChange w:id="97" w:author="Lindie" w:date="2025-11-03T10:45:00Z">
              <w:rPr/>
            </w:rPrChange>
          </w:rPr>
          <w:t xml:space="preserve">Mobile </w:t>
        </w:r>
      </w:ins>
      <w:ins w:id="98" w:author="Lindie" w:date="2025-11-03T10:41:00Z">
        <w:r>
          <w:rPr>
            <w:sz w:val="24"/>
            <w:szCs w:val="24"/>
            <w:rPrChange w:id="99" w:author="Lindie" w:date="2025-11-03T10:45:00Z">
              <w:rPr/>
            </w:rPrChange>
          </w:rPr>
          <w:t>vehicle announcements</w:t>
        </w:r>
      </w:ins>
    </w:p>
    <w:p w14:paraId="36E0E3C6" w14:textId="77777777" w:rsidR="000E478E" w:rsidRPr="000E478E" w:rsidRDefault="005D2B9A" w:rsidP="000E478E">
      <w:pPr>
        <w:numPr>
          <w:ilvl w:val="0"/>
          <w:numId w:val="11"/>
          <w:ins w:id="100" w:author="Lindie" w:date="2025-11-03T10:47:00Z"/>
        </w:numPr>
        <w:jc w:val="both"/>
        <w:rPr>
          <w:ins w:id="101" w:author="Lindie" w:date="2025-11-03T10:44:00Z"/>
          <w:sz w:val="24"/>
          <w:szCs w:val="24"/>
          <w:rPrChange w:id="102" w:author="Lindie" w:date="2025-11-03T10:45:00Z">
            <w:rPr>
              <w:ins w:id="103" w:author="Lindie" w:date="2025-11-03T10:44:00Z"/>
            </w:rPr>
          </w:rPrChange>
        </w:rPr>
        <w:pPrChange w:id="104" w:author="Lindie" w:date="2025-11-03T10:47:00Z">
          <w:pPr>
            <w:jc w:val="both"/>
          </w:pPr>
        </w:pPrChange>
      </w:pPr>
      <w:ins w:id="105" w:author="Lindie" w:date="2025-11-03T10:41:00Z">
        <w:r>
          <w:rPr>
            <w:sz w:val="24"/>
            <w:szCs w:val="24"/>
            <w:rPrChange w:id="106" w:author="Lindie" w:date="2025-11-03T10:45:00Z">
              <w:rPr/>
            </w:rPrChange>
          </w:rPr>
          <w:t>Commu</w:t>
        </w:r>
      </w:ins>
      <w:ins w:id="107" w:author="Lindie" w:date="2025-11-03T10:42:00Z">
        <w:r>
          <w:rPr>
            <w:sz w:val="24"/>
            <w:szCs w:val="24"/>
            <w:rPrChange w:id="108" w:author="Lindie" w:date="2025-11-03T10:45:00Z">
              <w:rPr/>
            </w:rPrChange>
          </w:rPr>
          <w:t>nity meetings</w:t>
        </w:r>
      </w:ins>
    </w:p>
    <w:p w14:paraId="6C8EE9A9" w14:textId="77777777" w:rsidR="000E478E" w:rsidRDefault="000E478E" w:rsidP="000E478E">
      <w:pPr>
        <w:numPr>
          <w:ilvl w:val="255"/>
          <w:numId w:val="0"/>
        </w:numPr>
        <w:jc w:val="both"/>
        <w:rPr>
          <w:ins w:id="109" w:author="Lindie" w:date="2025-11-03T10:37:00Z"/>
          <w:rFonts w:ascii="Times New Roman" w:hAnsi="Times New Roman" w:cs="Times New Roman"/>
          <w:sz w:val="24"/>
          <w:szCs w:val="24"/>
        </w:rPr>
        <w:pPrChange w:id="110" w:author="Lindie" w:date="2025-11-03T10:43:00Z">
          <w:pPr>
            <w:jc w:val="both"/>
          </w:pPr>
        </w:pPrChange>
      </w:pPr>
    </w:p>
    <w:p w14:paraId="41A6E437" w14:textId="77777777" w:rsidR="000E478E" w:rsidRDefault="000E478E">
      <w:pPr>
        <w:jc w:val="both"/>
        <w:rPr>
          <w:rFonts w:ascii="Times New Roman" w:hAnsi="Times New Roman" w:cs="Times New Roman"/>
          <w:sz w:val="24"/>
          <w:szCs w:val="24"/>
        </w:rPr>
      </w:pPr>
    </w:p>
    <w:p w14:paraId="3A8DFA82"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111" w:author="Lindie" w:date="2025-11-03T14:38:00Z">
          <w:pPr>
            <w:pStyle w:val="Heading2"/>
            <w:keepNext/>
            <w:keepLines/>
            <w:numPr>
              <w:ilvl w:val="1"/>
              <w:numId w:val="7"/>
            </w:numPr>
            <w:spacing w:before="160" w:beforeAutospacing="0" w:after="80" w:afterAutospacing="0" w:line="259" w:lineRule="auto"/>
            <w:ind w:left="993" w:hanging="567"/>
          </w:pPr>
        </w:pPrChange>
      </w:pPr>
      <w:bookmarkStart w:id="112" w:name="_Toc213003213"/>
      <w:r>
        <w:rPr>
          <w:rFonts w:eastAsiaTheme="majorEastAsia"/>
          <w:b w:val="0"/>
          <w:bCs w:val="0"/>
          <w:color w:val="2F5496" w:themeColor="accent1" w:themeShade="BF"/>
          <w:sz w:val="24"/>
          <w:szCs w:val="24"/>
          <w:lang w:val="en-GB"/>
        </w:rPr>
        <w:t>Mapping Exercise</w:t>
      </w:r>
      <w:bookmarkEnd w:id="112"/>
    </w:p>
    <w:p w14:paraId="73D00F9C" w14:textId="77777777" w:rsidR="000E478E" w:rsidRDefault="005D2B9A">
      <w:pPr>
        <w:rPr>
          <w:rFonts w:ascii="Times New Roman" w:hAnsi="Times New Roman" w:cs="Times New Roman"/>
          <w:sz w:val="24"/>
          <w:szCs w:val="24"/>
        </w:rPr>
      </w:pPr>
      <w:ins w:id="113" w:author="BISHOP" w:date="2025-11-03T10:38:00Z">
        <w:r>
          <w:rPr>
            <w:rFonts w:ascii="Times New Roman" w:hAnsi="Times New Roman" w:cs="Times New Roman"/>
            <w:sz w:val="24"/>
            <w:szCs w:val="24"/>
          </w:rPr>
          <w:t xml:space="preserve">Lusaka City Council and Chongwe Municiple Council </w:t>
        </w:r>
      </w:ins>
      <w:del w:id="114" w:author="BISHOP" w:date="2025-11-03T10:38:00Z">
        <w:r>
          <w:rPr>
            <w:rFonts w:ascii="Times New Roman" w:hAnsi="Times New Roman" w:cs="Times New Roman"/>
            <w:sz w:val="24"/>
            <w:szCs w:val="24"/>
          </w:rPr>
          <w:delText>In</w:delText>
        </w:r>
      </w:del>
      <w:ins w:id="115" w:author="BISHOP" w:date="2025-11-03T10:38:00Z">
        <w:r>
          <w:rPr>
            <w:rFonts w:ascii="Times New Roman" w:hAnsi="Times New Roman" w:cs="Times New Roman"/>
            <w:sz w:val="24"/>
            <w:szCs w:val="24"/>
          </w:rPr>
          <w:t>wil</w:t>
        </w:r>
      </w:ins>
      <w:ins w:id="116" w:author="BISHOP" w:date="2025-11-03T10:39:00Z">
        <w:r>
          <w:rPr>
            <w:rFonts w:ascii="Times New Roman" w:hAnsi="Times New Roman" w:cs="Times New Roman"/>
            <w:sz w:val="24"/>
            <w:szCs w:val="24"/>
          </w:rPr>
          <w:t xml:space="preserve">l </w:t>
        </w:r>
      </w:ins>
      <w:r>
        <w:rPr>
          <w:rFonts w:ascii="Times New Roman" w:hAnsi="Times New Roman" w:cs="Times New Roman"/>
          <w:sz w:val="24"/>
          <w:szCs w:val="24"/>
        </w:rPr>
        <w:t xml:space="preserve"> collabo</w:t>
      </w:r>
      <w:ins w:id="117" w:author="BISHOP" w:date="2025-11-03T10:39:00Z">
        <w:r>
          <w:rPr>
            <w:rFonts w:ascii="Times New Roman" w:hAnsi="Times New Roman" w:cs="Times New Roman"/>
            <w:sz w:val="24"/>
            <w:szCs w:val="24"/>
          </w:rPr>
          <w:t xml:space="preserve">rate </w:t>
        </w:r>
      </w:ins>
      <w:del w:id="118" w:author="BISHOP" w:date="2025-11-03T10:39:00Z">
        <w:r>
          <w:rPr>
            <w:rFonts w:ascii="Times New Roman" w:hAnsi="Times New Roman" w:cs="Times New Roman"/>
            <w:sz w:val="24"/>
            <w:szCs w:val="24"/>
          </w:rPr>
          <w:delText xml:space="preserve">ration </w:delText>
        </w:r>
      </w:del>
      <w:r>
        <w:rPr>
          <w:rFonts w:ascii="Times New Roman" w:hAnsi="Times New Roman" w:cs="Times New Roman"/>
          <w:sz w:val="24"/>
          <w:szCs w:val="24"/>
        </w:rPr>
        <w:t>with the Ministry of Health and the</w:t>
      </w:r>
      <w:ins w:id="119" w:author="Lindie" w:date="2025-11-03T10:52:00Z">
        <w:r>
          <w:rPr>
            <w:rFonts w:ascii="Times New Roman" w:hAnsi="Times New Roman" w:cs="Times New Roman"/>
            <w:sz w:val="24"/>
            <w:szCs w:val="24"/>
          </w:rPr>
          <w:t xml:space="preserve"> </w:t>
        </w:r>
      </w:ins>
      <w:del w:id="120" w:author="BISHOP" w:date="2025-11-03T10:39:00Z">
        <w:r>
          <w:rPr>
            <w:rFonts w:ascii="Times New Roman" w:hAnsi="Times New Roman" w:cs="Times New Roman"/>
            <w:sz w:val="24"/>
            <w:szCs w:val="24"/>
          </w:rPr>
          <w:delText xml:space="preserve"> </w:delText>
        </w:r>
      </w:del>
      <w:r>
        <w:rPr>
          <w:rFonts w:ascii="Times New Roman" w:hAnsi="Times New Roman" w:cs="Times New Roman"/>
          <w:sz w:val="24"/>
          <w:szCs w:val="24"/>
        </w:rPr>
        <w:t xml:space="preserve">Ministry of Community Development, </w:t>
      </w:r>
      <w:ins w:id="121" w:author="BISHOP" w:date="2025-11-03T10:40:00Z">
        <w:r>
          <w:rPr>
            <w:rFonts w:ascii="Times New Roman" w:hAnsi="Times New Roman" w:cs="Times New Roman"/>
            <w:sz w:val="24"/>
            <w:szCs w:val="24"/>
          </w:rPr>
          <w:t xml:space="preserve">to conduct a </w:t>
        </w:r>
      </w:ins>
      <w:del w:id="122" w:author="BISHOP" w:date="2025-11-03T10:40:00Z">
        <w:r>
          <w:rPr>
            <w:rFonts w:ascii="Times New Roman" w:hAnsi="Times New Roman" w:cs="Times New Roman"/>
            <w:sz w:val="24"/>
            <w:szCs w:val="24"/>
          </w:rPr>
          <w:delText xml:space="preserve">a </w:delText>
        </w:r>
      </w:del>
      <w:r>
        <w:rPr>
          <w:rFonts w:ascii="Times New Roman" w:hAnsi="Times New Roman" w:cs="Times New Roman"/>
          <w:sz w:val="24"/>
          <w:szCs w:val="24"/>
        </w:rPr>
        <w:t xml:space="preserve">mapping exercise </w:t>
      </w:r>
      <w:ins w:id="123" w:author="BISHOP" w:date="2025-11-03T10:40:00Z">
        <w:r>
          <w:rPr>
            <w:rFonts w:ascii="Times New Roman" w:hAnsi="Times New Roman" w:cs="Times New Roman"/>
            <w:sz w:val="24"/>
            <w:szCs w:val="24"/>
          </w:rPr>
          <w:t xml:space="preserve">that will </w:t>
        </w:r>
      </w:ins>
      <w:del w:id="124" w:author="BISHOP" w:date="2025-11-03T10:40:00Z">
        <w:r>
          <w:rPr>
            <w:rFonts w:ascii="Times New Roman" w:hAnsi="Times New Roman" w:cs="Times New Roman"/>
            <w:sz w:val="24"/>
            <w:szCs w:val="24"/>
          </w:rPr>
          <w:delText xml:space="preserve">will be conducted to </w:delText>
        </w:r>
      </w:del>
      <w:r>
        <w:rPr>
          <w:rFonts w:ascii="Times New Roman" w:hAnsi="Times New Roman" w:cs="Times New Roman"/>
          <w:sz w:val="24"/>
          <w:szCs w:val="24"/>
        </w:rPr>
        <w:t xml:space="preserve">identify and list parents and caregivers with children under 3 years that </w:t>
      </w:r>
      <w:ins w:id="125" w:author="BISHOP" w:date="2025-11-03T10:42:00Z">
        <w:r>
          <w:rPr>
            <w:rFonts w:ascii="Times New Roman" w:hAnsi="Times New Roman" w:cs="Times New Roman"/>
            <w:sz w:val="24"/>
            <w:szCs w:val="24"/>
          </w:rPr>
          <w:t xml:space="preserve">qualify as a target population for the parent coaching. </w:t>
        </w:r>
      </w:ins>
      <w:del w:id="126" w:author="BISHOP" w:date="2025-11-03T10:42:00Z">
        <w:r>
          <w:rPr>
            <w:rFonts w:ascii="Times New Roman" w:hAnsi="Times New Roman" w:cs="Times New Roman"/>
            <w:sz w:val="24"/>
            <w:szCs w:val="24"/>
          </w:rPr>
          <w:delText xml:space="preserve">meet the parent coaching target population. </w:delText>
        </w:r>
      </w:del>
    </w:p>
    <w:p w14:paraId="0FF3D154"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127" w:author="Lindie" w:date="2025-11-03T14:38:00Z">
          <w:pPr>
            <w:pStyle w:val="Heading2"/>
            <w:keepNext/>
            <w:keepLines/>
            <w:numPr>
              <w:ilvl w:val="1"/>
              <w:numId w:val="7"/>
            </w:numPr>
            <w:spacing w:before="160" w:beforeAutospacing="0" w:after="80" w:afterAutospacing="0" w:line="259" w:lineRule="auto"/>
            <w:ind w:left="993" w:hanging="567"/>
          </w:pPr>
        </w:pPrChange>
      </w:pPr>
      <w:bookmarkStart w:id="128" w:name="_Toc213003214"/>
      <w:r>
        <w:rPr>
          <w:rFonts w:eastAsiaTheme="majorEastAsia"/>
          <w:b w:val="0"/>
          <w:bCs w:val="0"/>
          <w:color w:val="2F5496" w:themeColor="accent1" w:themeShade="BF"/>
          <w:sz w:val="24"/>
          <w:szCs w:val="24"/>
          <w:lang w:val="en-GB"/>
        </w:rPr>
        <w:t>Assigning Households and Groups</w:t>
      </w:r>
      <w:bookmarkEnd w:id="128"/>
    </w:p>
    <w:p w14:paraId="17B24E86" w14:textId="77777777" w:rsidR="000E478E" w:rsidRDefault="005D2B9A">
      <w:pPr>
        <w:jc w:val="both"/>
        <w:rPr>
          <w:rFonts w:ascii="Times New Roman" w:hAnsi="Times New Roman" w:cs="Times New Roman"/>
          <w:sz w:val="24"/>
          <w:szCs w:val="24"/>
        </w:rPr>
      </w:pPr>
      <w:r>
        <w:rPr>
          <w:rFonts w:ascii="Times New Roman" w:hAnsi="Times New Roman" w:cs="Times New Roman"/>
          <w:sz w:val="24"/>
          <w:szCs w:val="24"/>
        </w:rPr>
        <w:t>Each parent coach will be assigned a catchment area made up of a set of households they are required to visit. Each parent coach will be assigned a supervisor who will be responsible for coaching, monitoring, and assessing the performance of the parent coach. Each parent coach will have no</w:t>
      </w:r>
      <w:ins w:id="129" w:author="Lindie" w:date="2025-11-03T10:59:00Z">
        <w:r>
          <w:rPr>
            <w:rFonts w:ascii="Times New Roman" w:hAnsi="Times New Roman" w:cs="Times New Roman"/>
            <w:sz w:val="24"/>
            <w:szCs w:val="24"/>
          </w:rPr>
          <w:t>t</w:t>
        </w:r>
      </w:ins>
      <w:r>
        <w:rPr>
          <w:rFonts w:ascii="Times New Roman" w:hAnsi="Times New Roman" w:cs="Times New Roman"/>
          <w:sz w:val="24"/>
          <w:szCs w:val="24"/>
        </w:rPr>
        <w:t xml:space="preserve"> more than 30 households to visit in a month and will be responsible for engaging a minimum of 60 caregivers in group sessions in a month. </w:t>
      </w:r>
    </w:p>
    <w:p w14:paraId="2E7B1757" w14:textId="77777777" w:rsidR="000E478E" w:rsidRDefault="005D2B9A">
      <w:pPr>
        <w:spacing w:line="278" w:lineRule="auto"/>
        <w:rPr>
          <w:rFonts w:ascii="Times New Roman" w:hAnsi="Times New Roman" w:cs="Times New Roman"/>
          <w:sz w:val="24"/>
          <w:szCs w:val="24"/>
        </w:rPr>
      </w:pPr>
      <w:r>
        <w:rPr>
          <w:rFonts w:ascii="Times New Roman" w:hAnsi="Times New Roman" w:cs="Times New Roman"/>
          <w:sz w:val="24"/>
          <w:szCs w:val="24"/>
        </w:rPr>
        <w:t>Parent coaches are expected to be conversant with the local language of the community within which s</w:t>
      </w:r>
      <w:ins w:id="130" w:author="Lindie" w:date="2025-11-03T10:58:00Z">
        <w:r>
          <w:rPr>
            <w:rFonts w:ascii="Times New Roman" w:hAnsi="Times New Roman" w:cs="Times New Roman"/>
            <w:sz w:val="24"/>
            <w:szCs w:val="24"/>
          </w:rPr>
          <w:t>he</w:t>
        </w:r>
      </w:ins>
      <w:r>
        <w:rPr>
          <w:rFonts w:ascii="Times New Roman" w:hAnsi="Times New Roman" w:cs="Times New Roman"/>
          <w:sz w:val="24"/>
          <w:szCs w:val="24"/>
        </w:rPr>
        <w:t>/he will be providing services.</w:t>
      </w:r>
    </w:p>
    <w:p w14:paraId="433B21F9" w14:textId="77777777" w:rsidR="000E478E" w:rsidRDefault="000E478E">
      <w:pPr>
        <w:ind w:left="360"/>
        <w:jc w:val="both"/>
        <w:rPr>
          <w:rFonts w:ascii="Times New Roman" w:hAnsi="Times New Roman" w:cs="Times New Roman"/>
          <w:b/>
          <w:bCs/>
          <w:sz w:val="24"/>
          <w:szCs w:val="24"/>
        </w:rPr>
      </w:pPr>
    </w:p>
    <w:p w14:paraId="4E931E3B" w14:textId="77777777" w:rsidR="000E478E" w:rsidRDefault="005D2B9A">
      <w:pPr>
        <w:pStyle w:val="Heading1"/>
        <w:keepNext/>
        <w:keepLines/>
        <w:numPr>
          <w:ilvl w:val="0"/>
          <w:numId w:val="7"/>
        </w:numPr>
        <w:spacing w:before="360" w:beforeAutospacing="0" w:after="80" w:afterAutospacing="0" w:line="259" w:lineRule="auto"/>
        <w:ind w:left="426" w:hanging="426"/>
        <w:rPr>
          <w:rFonts w:eastAsiaTheme="majorEastAsia"/>
          <w:b w:val="0"/>
          <w:bCs w:val="0"/>
          <w:color w:val="2F5496" w:themeColor="accent1" w:themeShade="BF"/>
          <w:kern w:val="0"/>
          <w:sz w:val="24"/>
          <w:szCs w:val="24"/>
        </w:rPr>
      </w:pPr>
      <w:bookmarkStart w:id="131" w:name="_Toc213003215"/>
      <w:r>
        <w:rPr>
          <w:rFonts w:eastAsiaTheme="majorEastAsia"/>
          <w:b w:val="0"/>
          <w:bCs w:val="0"/>
          <w:color w:val="2F5496" w:themeColor="accent1" w:themeShade="BF"/>
          <w:kern w:val="0"/>
          <w:sz w:val="24"/>
          <w:szCs w:val="24"/>
        </w:rPr>
        <w:t>Guidelines for Parent Coaches</w:t>
      </w:r>
      <w:bookmarkEnd w:id="131"/>
    </w:p>
    <w:p w14:paraId="7CFB8FED" w14:textId="77777777" w:rsidR="000E478E" w:rsidRDefault="000E478E">
      <w:pPr>
        <w:rPr>
          <w:rFonts w:ascii="Times New Roman" w:hAnsi="Times New Roman" w:cs="Times New Roman"/>
          <w:sz w:val="24"/>
          <w:szCs w:val="24"/>
          <w:lang w:val="en-GB"/>
        </w:rPr>
      </w:pPr>
    </w:p>
    <w:p w14:paraId="59CD76C6"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132" w:author="Lindie" w:date="2025-11-03T14:38:00Z">
          <w:pPr>
            <w:pStyle w:val="Heading2"/>
            <w:keepNext/>
            <w:keepLines/>
            <w:numPr>
              <w:ilvl w:val="1"/>
              <w:numId w:val="7"/>
            </w:numPr>
            <w:spacing w:before="160" w:beforeAutospacing="0" w:after="80" w:afterAutospacing="0" w:line="259" w:lineRule="auto"/>
            <w:ind w:left="993" w:hanging="567"/>
          </w:pPr>
        </w:pPrChange>
      </w:pPr>
      <w:bookmarkStart w:id="133" w:name="_Toc213003216"/>
      <w:r>
        <w:rPr>
          <w:rFonts w:eastAsiaTheme="majorEastAsia"/>
          <w:b w:val="0"/>
          <w:bCs w:val="0"/>
          <w:color w:val="2F5496" w:themeColor="accent1" w:themeShade="BF"/>
          <w:sz w:val="24"/>
          <w:szCs w:val="24"/>
          <w:lang w:val="en-GB"/>
        </w:rPr>
        <w:t>The Role of the Parent Coach</w:t>
      </w:r>
      <w:bookmarkEnd w:id="133"/>
    </w:p>
    <w:p w14:paraId="3A52778D" w14:textId="77777777" w:rsidR="000E478E" w:rsidRDefault="005D2B9A">
      <w:pPr>
        <w:rPr>
          <w:rFonts w:ascii="Times New Roman" w:hAnsi="Times New Roman" w:cs="Times New Roman"/>
          <w:sz w:val="24"/>
          <w:szCs w:val="24"/>
          <w:lang w:val="en-GB"/>
        </w:rPr>
      </w:pPr>
      <w:r>
        <w:rPr>
          <w:rFonts w:ascii="Times New Roman" w:hAnsi="Times New Roman" w:cs="Times New Roman"/>
          <w:sz w:val="24"/>
          <w:szCs w:val="24"/>
          <w:lang w:val="en-GB"/>
        </w:rPr>
        <w:t>The parent coach is expected to use their counselling guide, monitoring and assessment tools to:</w:t>
      </w:r>
    </w:p>
    <w:p w14:paraId="08C12C1A" w14:textId="77777777" w:rsidR="000E478E" w:rsidRDefault="005D2B9A">
      <w:pPr>
        <w:pStyle w:val="ListParagraph"/>
        <w:numPr>
          <w:ilvl w:val="0"/>
          <w:numId w:val="10"/>
        </w:numPr>
        <w:rPr>
          <w:rFonts w:ascii="Times New Roman" w:hAnsi="Times New Roman" w:cs="Times New Roman"/>
          <w:sz w:val="24"/>
          <w:szCs w:val="24"/>
          <w:lang w:val="en-GB"/>
        </w:rPr>
      </w:pPr>
      <w:r>
        <w:rPr>
          <w:rFonts w:ascii="Times New Roman" w:hAnsi="Times New Roman" w:cs="Times New Roman"/>
          <w:sz w:val="24"/>
          <w:szCs w:val="24"/>
          <w:lang w:val="en-GB"/>
        </w:rPr>
        <w:t>provide intensive, behaviour focused targeted services to parents and caregivers of children under the age of 3 years identified to receive home visits</w:t>
      </w:r>
    </w:p>
    <w:p w14:paraId="75C586AF" w14:textId="77777777" w:rsidR="000E478E" w:rsidRDefault="005D2B9A">
      <w:pPr>
        <w:pStyle w:val="ListParagraph"/>
        <w:numPr>
          <w:ilvl w:val="0"/>
          <w:numId w:val="10"/>
        </w:numPr>
        <w:rPr>
          <w:rFonts w:ascii="Times New Roman" w:hAnsi="Times New Roman" w:cs="Times New Roman"/>
          <w:sz w:val="24"/>
          <w:szCs w:val="24"/>
          <w:lang w:val="en-GB"/>
        </w:rPr>
      </w:pPr>
      <w:r>
        <w:rPr>
          <w:rFonts w:ascii="Times New Roman" w:hAnsi="Times New Roman" w:cs="Times New Roman"/>
          <w:sz w:val="24"/>
          <w:szCs w:val="24"/>
          <w:lang w:val="en-GB"/>
        </w:rPr>
        <w:t>provide intensive, behaviour focused targeted services to parents and caregivers of children under the age of 5 years identified to receive group coaching visits</w:t>
      </w:r>
    </w:p>
    <w:p w14:paraId="35CCCBFB" w14:textId="77777777" w:rsidR="000E478E" w:rsidRDefault="005D2B9A">
      <w:pPr>
        <w:pStyle w:val="ListParagraph"/>
        <w:numPr>
          <w:ilvl w:val="0"/>
          <w:numId w:val="10"/>
        </w:numPr>
        <w:rPr>
          <w:rFonts w:ascii="Times New Roman" w:hAnsi="Times New Roman" w:cs="Times New Roman"/>
          <w:sz w:val="24"/>
          <w:szCs w:val="24"/>
          <w:lang w:val="en-GB"/>
        </w:rPr>
      </w:pPr>
      <w:r>
        <w:rPr>
          <w:rFonts w:ascii="Times New Roman" w:hAnsi="Times New Roman" w:cs="Times New Roman"/>
          <w:sz w:val="24"/>
          <w:szCs w:val="24"/>
          <w:lang w:val="en-GB"/>
        </w:rPr>
        <w:t>monitor and assess children to track their milestone developmental</w:t>
      </w:r>
    </w:p>
    <w:p w14:paraId="0CBA1EF3" w14:textId="77777777" w:rsidR="000E478E" w:rsidRDefault="005D2B9A">
      <w:pPr>
        <w:pStyle w:val="ListParagraph"/>
        <w:numPr>
          <w:ilvl w:val="0"/>
          <w:numId w:val="10"/>
        </w:numPr>
        <w:rPr>
          <w:rFonts w:ascii="Times New Roman" w:hAnsi="Times New Roman" w:cs="Times New Roman"/>
          <w:sz w:val="24"/>
          <w:szCs w:val="24"/>
          <w:lang w:val="en-GB"/>
        </w:rPr>
      </w:pPr>
      <w:r>
        <w:rPr>
          <w:rFonts w:ascii="Times New Roman" w:hAnsi="Times New Roman" w:cs="Times New Roman"/>
          <w:sz w:val="24"/>
          <w:szCs w:val="24"/>
          <w:lang w:val="en-GB"/>
        </w:rPr>
        <w:t>make appropriate referrals when required</w:t>
      </w:r>
    </w:p>
    <w:p w14:paraId="5B41FDAF" w14:textId="77777777" w:rsidR="000E478E" w:rsidRDefault="005D2B9A">
      <w:pPr>
        <w:pStyle w:val="ListParagraph"/>
        <w:numPr>
          <w:ilvl w:val="0"/>
          <w:numId w:val="10"/>
        </w:numPr>
        <w:rPr>
          <w:rFonts w:ascii="Times New Roman" w:hAnsi="Times New Roman" w:cs="Times New Roman"/>
          <w:sz w:val="24"/>
          <w:szCs w:val="24"/>
          <w:lang w:val="en-GB"/>
        </w:rPr>
      </w:pPr>
      <w:r>
        <w:rPr>
          <w:rFonts w:ascii="Times New Roman" w:hAnsi="Times New Roman" w:cs="Times New Roman"/>
          <w:sz w:val="24"/>
          <w:szCs w:val="24"/>
          <w:lang w:val="en-GB"/>
        </w:rPr>
        <w:t>participate in group meetings with other coaches and the supervisor</w:t>
      </w:r>
    </w:p>
    <w:p w14:paraId="0DADFF44" w14:textId="77777777" w:rsidR="000E478E" w:rsidRDefault="005D2B9A">
      <w:pPr>
        <w:pStyle w:val="ListParagraph"/>
        <w:numPr>
          <w:ilvl w:val="0"/>
          <w:numId w:val="10"/>
        </w:numPr>
        <w:rPr>
          <w:ins w:id="134" w:author="Lindie" w:date="2025-11-03T10:59:00Z"/>
          <w:rFonts w:ascii="Times New Roman" w:hAnsi="Times New Roman" w:cs="Times New Roman"/>
          <w:sz w:val="24"/>
          <w:szCs w:val="24"/>
          <w:lang w:val="en-GB"/>
        </w:rPr>
      </w:pPr>
      <w:ins w:id="135" w:author="BISHOP" w:date="2025-11-03T11:28:00Z">
        <w:r>
          <w:rPr>
            <w:rFonts w:ascii="Times New Roman" w:hAnsi="Times New Roman" w:cs="Times New Roman"/>
            <w:sz w:val="24"/>
            <w:szCs w:val="24"/>
            <w:lang w:val="en-GB"/>
          </w:rPr>
          <w:t>To compile weekl</w:t>
        </w:r>
      </w:ins>
      <w:ins w:id="136" w:author="BISHOP" w:date="2025-11-03T11:29:00Z">
        <w:r>
          <w:rPr>
            <w:rFonts w:ascii="Times New Roman" w:hAnsi="Times New Roman" w:cs="Times New Roman"/>
            <w:sz w:val="24"/>
            <w:szCs w:val="24"/>
            <w:lang w:val="en-GB"/>
          </w:rPr>
          <w:t>y reports and submit to the supervisors</w:t>
        </w:r>
      </w:ins>
    </w:p>
    <w:p w14:paraId="67267B43" w14:textId="77777777" w:rsidR="000E478E" w:rsidRDefault="000E478E">
      <w:pPr>
        <w:pStyle w:val="ListParagraph"/>
        <w:numPr>
          <w:ilvl w:val="0"/>
          <w:numId w:val="10"/>
        </w:numPr>
        <w:rPr>
          <w:del w:id="137" w:author="BISHOP" w:date="2025-11-03T11:30:00Z"/>
          <w:rFonts w:ascii="Times New Roman" w:hAnsi="Times New Roman" w:cs="Times New Roman"/>
          <w:sz w:val="24"/>
          <w:szCs w:val="24"/>
          <w:lang w:val="en-GB"/>
        </w:rPr>
      </w:pPr>
    </w:p>
    <w:p w14:paraId="4A53B5F2" w14:textId="77777777" w:rsidR="000E478E" w:rsidRPr="000E478E" w:rsidRDefault="005D2B9A" w:rsidP="000E478E">
      <w:pPr>
        <w:pStyle w:val="ListParagraph"/>
        <w:numPr>
          <w:ilvl w:val="0"/>
          <w:numId w:val="10"/>
        </w:numPr>
        <w:rPr>
          <w:sz w:val="24"/>
          <w:szCs w:val="24"/>
          <w:lang w:val="en-GB"/>
          <w:rPrChange w:id="138" w:author="BISHOP" w:date="2025-11-03T11:30:00Z">
            <w:rPr>
              <w:lang w:val="en-GB"/>
            </w:rPr>
          </w:rPrChange>
        </w:rPr>
        <w:pPrChange w:id="139" w:author="BISHOP" w:date="2025-11-03T11:30:00Z">
          <w:pPr/>
        </w:pPrChange>
      </w:pPr>
      <w:r>
        <w:rPr>
          <w:rFonts w:ascii="Times New Roman" w:hAnsi="Times New Roman" w:cs="Times New Roman"/>
          <w:sz w:val="24"/>
          <w:szCs w:val="24"/>
          <w:lang w:val="en-GB"/>
        </w:rPr>
        <w:t>T</w:t>
      </w:r>
      <w:ins w:id="140" w:author="Lindie" w:date="2025-11-03T11:02:00Z">
        <w:r>
          <w:rPr>
            <w:rFonts w:ascii="Times New Roman" w:hAnsi="Times New Roman" w:cs="Times New Roman"/>
            <w:sz w:val="24"/>
            <w:szCs w:val="24"/>
          </w:rPr>
          <w:t xml:space="preserve">o </w:t>
        </w:r>
      </w:ins>
      <w:ins w:id="141" w:author="Lindie" w:date="2025-11-03T11:03:00Z">
        <w:r>
          <w:rPr>
            <w:rFonts w:ascii="Times New Roman" w:hAnsi="Times New Roman" w:cs="Times New Roman"/>
            <w:sz w:val="24"/>
            <w:szCs w:val="24"/>
          </w:rPr>
          <w:t xml:space="preserve">deliver </w:t>
        </w:r>
      </w:ins>
      <w:ins w:id="142" w:author="Lindie" w:date="2025-11-03T11:04:00Z">
        <w:r>
          <w:rPr>
            <w:rFonts w:ascii="Times New Roman" w:hAnsi="Times New Roman" w:cs="Times New Roman"/>
            <w:sz w:val="24"/>
            <w:szCs w:val="24"/>
          </w:rPr>
          <w:t xml:space="preserve">parental coaching </w:t>
        </w:r>
      </w:ins>
      <w:del w:id="143" w:author="Lindie" w:date="2025-11-03T11:02:00Z">
        <w:r>
          <w:rPr>
            <w:rFonts w:ascii="Times New Roman" w:hAnsi="Times New Roman" w:cs="Times New Roman"/>
            <w:sz w:val="24"/>
            <w:szCs w:val="24"/>
            <w:lang w:val="en-GB"/>
          </w:rPr>
          <w:delText>he</w:delText>
        </w:r>
      </w:del>
      <w:del w:id="144" w:author="Lindie" w:date="2025-11-03T11:04:00Z">
        <w:r>
          <w:rPr>
            <w:rFonts w:ascii="Times New Roman" w:hAnsi="Times New Roman" w:cs="Times New Roman"/>
            <w:sz w:val="24"/>
            <w:szCs w:val="24"/>
            <w:lang w:val="en-GB"/>
          </w:rPr>
          <w:delText xml:space="preserve"> </w:delText>
        </w:r>
      </w:del>
      <w:r>
        <w:rPr>
          <w:rFonts w:ascii="Times New Roman" w:hAnsi="Times New Roman" w:cs="Times New Roman"/>
          <w:sz w:val="24"/>
          <w:szCs w:val="24"/>
          <w:lang w:val="en-GB"/>
        </w:rPr>
        <w:t>service</w:t>
      </w:r>
      <w:ins w:id="145" w:author="Lindie" w:date="2025-11-03T11:04:00Z">
        <w:r>
          <w:rPr>
            <w:rFonts w:ascii="Times New Roman" w:hAnsi="Times New Roman" w:cs="Times New Roman"/>
            <w:sz w:val="24"/>
            <w:szCs w:val="24"/>
          </w:rPr>
          <w:t>s</w:t>
        </w:r>
      </w:ins>
      <w:r>
        <w:rPr>
          <w:rFonts w:ascii="Times New Roman" w:hAnsi="Times New Roman" w:cs="Times New Roman"/>
          <w:sz w:val="24"/>
          <w:szCs w:val="24"/>
          <w:lang w:val="en-GB"/>
        </w:rPr>
        <w:t xml:space="preserve"> </w:t>
      </w:r>
      <w:del w:id="146" w:author="Lindie" w:date="2025-11-03T11:03:00Z">
        <w:r>
          <w:rPr>
            <w:rFonts w:ascii="Times New Roman" w:hAnsi="Times New Roman" w:cs="Times New Roman"/>
            <w:sz w:val="24"/>
            <w:szCs w:val="24"/>
            <w:lang w:val="en-GB"/>
          </w:rPr>
          <w:delText xml:space="preserve">will be delivered </w:delText>
        </w:r>
      </w:del>
      <w:r>
        <w:rPr>
          <w:rFonts w:ascii="Times New Roman" w:hAnsi="Times New Roman" w:cs="Times New Roman"/>
          <w:sz w:val="24"/>
          <w:szCs w:val="24"/>
          <w:lang w:val="en-GB"/>
        </w:rPr>
        <w:t xml:space="preserve">to both the </w:t>
      </w:r>
      <w:r>
        <w:rPr>
          <w:sz w:val="24"/>
          <w:szCs w:val="24"/>
          <w:lang w:val="en-GB"/>
          <w:rPrChange w:id="147" w:author="BISHOP" w:date="2025-11-03T11:30:00Z">
            <w:rPr>
              <w:lang w:val="en-GB"/>
            </w:rPr>
          </w:rPrChange>
        </w:rPr>
        <w:t xml:space="preserve">parent or the caregiver and the child. </w:t>
      </w:r>
    </w:p>
    <w:p w14:paraId="0877E161" w14:textId="77777777" w:rsidR="000E478E" w:rsidRDefault="000E478E">
      <w:pPr>
        <w:pStyle w:val="ListParagraph"/>
        <w:rPr>
          <w:rFonts w:ascii="Times New Roman" w:eastAsiaTheme="majorEastAsia" w:hAnsi="Times New Roman" w:cs="Times New Roman"/>
          <w:b/>
          <w:bCs/>
          <w:color w:val="2F5496" w:themeColor="accent1" w:themeShade="BF"/>
          <w:sz w:val="24"/>
          <w:szCs w:val="24"/>
          <w:lang w:val="en-GB"/>
        </w:rPr>
      </w:pPr>
    </w:p>
    <w:p w14:paraId="7A0DFF41"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148" w:author="Lindie" w:date="2025-11-03T14:38:00Z">
          <w:pPr>
            <w:pStyle w:val="Heading2"/>
            <w:keepNext/>
            <w:keepLines/>
            <w:numPr>
              <w:ilvl w:val="1"/>
              <w:numId w:val="7"/>
            </w:numPr>
            <w:spacing w:before="160" w:beforeAutospacing="0" w:after="80" w:afterAutospacing="0" w:line="259" w:lineRule="auto"/>
            <w:ind w:left="993" w:hanging="567"/>
          </w:pPr>
        </w:pPrChange>
      </w:pPr>
      <w:bookmarkStart w:id="149" w:name="_Toc213003217"/>
      <w:r>
        <w:rPr>
          <w:rFonts w:eastAsiaTheme="majorEastAsia"/>
          <w:b w:val="0"/>
          <w:bCs w:val="0"/>
          <w:color w:val="2F5496" w:themeColor="accent1" w:themeShade="BF"/>
          <w:sz w:val="24"/>
          <w:szCs w:val="24"/>
          <w:lang w:val="en-GB"/>
        </w:rPr>
        <w:t>Visiting Schedule</w:t>
      </w:r>
      <w:bookmarkEnd w:id="149"/>
    </w:p>
    <w:p w14:paraId="06066996" w14:textId="77777777" w:rsidR="000E478E" w:rsidRDefault="005D2B9A">
      <w:pPr>
        <w:jc w:val="both"/>
        <w:rPr>
          <w:rFonts w:ascii="Times New Roman" w:hAnsi="Times New Roman" w:cs="Times New Roman"/>
          <w:sz w:val="24"/>
          <w:szCs w:val="24"/>
        </w:rPr>
      </w:pPr>
      <w:r>
        <w:rPr>
          <w:rFonts w:ascii="Times New Roman" w:hAnsi="Times New Roman" w:cs="Times New Roman"/>
          <w:sz w:val="24"/>
          <w:szCs w:val="24"/>
        </w:rPr>
        <w:t xml:space="preserve">The parental coaches are expected to visit households for a total of 18 hours per week. Specific days for visits will be determined through consultations with the supervisor and local stakeholders within the community. </w:t>
      </w:r>
      <w:ins w:id="150" w:author="BISHOP" w:date="2025-11-03T10:48:00Z">
        <w:r>
          <w:rPr>
            <w:rFonts w:ascii="Times New Roman" w:hAnsi="Times New Roman" w:cs="Times New Roman"/>
            <w:sz w:val="24"/>
            <w:szCs w:val="24"/>
          </w:rPr>
          <w:t xml:space="preserve">On </w:t>
        </w:r>
      </w:ins>
      <w:del w:id="151" w:author="BISHOP" w:date="2025-11-03T10:48:00Z">
        <w:r>
          <w:rPr>
            <w:rFonts w:ascii="Times New Roman" w:hAnsi="Times New Roman" w:cs="Times New Roman"/>
            <w:sz w:val="24"/>
            <w:szCs w:val="24"/>
          </w:rPr>
          <w:delText>on</w:delText>
        </w:r>
      </w:del>
      <w:r>
        <w:rPr>
          <w:rFonts w:ascii="Times New Roman" w:hAnsi="Times New Roman" w:cs="Times New Roman"/>
          <w:sz w:val="24"/>
          <w:szCs w:val="24"/>
        </w:rPr>
        <w:t xml:space="preserve"> Monday, Tuesday and Friday totaling 14hours per week. </w:t>
      </w:r>
    </w:p>
    <w:p w14:paraId="3F0D5478" w14:textId="77777777" w:rsidR="000E478E" w:rsidRDefault="000E478E">
      <w:pPr>
        <w:jc w:val="both"/>
        <w:rPr>
          <w:rFonts w:ascii="Times New Roman" w:hAnsi="Times New Roman" w:cs="Times New Roman"/>
          <w:sz w:val="24"/>
          <w:szCs w:val="24"/>
          <w:lang w:val="en-GB"/>
        </w:rPr>
      </w:pPr>
    </w:p>
    <w:p w14:paraId="7D6E432D"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152" w:author="Lindie" w:date="2025-11-03T14:38:00Z">
          <w:pPr>
            <w:pStyle w:val="Heading2"/>
            <w:keepNext/>
            <w:keepLines/>
            <w:numPr>
              <w:ilvl w:val="1"/>
              <w:numId w:val="7"/>
            </w:numPr>
            <w:spacing w:before="160" w:beforeAutospacing="0" w:after="80" w:afterAutospacing="0" w:line="259" w:lineRule="auto"/>
            <w:ind w:left="993" w:hanging="567"/>
          </w:pPr>
        </w:pPrChange>
      </w:pPr>
      <w:bookmarkStart w:id="153" w:name="_Toc213003218"/>
      <w:r>
        <w:rPr>
          <w:rFonts w:eastAsiaTheme="majorEastAsia"/>
          <w:b w:val="0"/>
          <w:bCs w:val="0"/>
          <w:color w:val="2F5496" w:themeColor="accent1" w:themeShade="BF"/>
          <w:sz w:val="24"/>
          <w:szCs w:val="24"/>
          <w:lang w:val="en-GB"/>
        </w:rPr>
        <w:t>First Contact with a Potential Eligible Family</w:t>
      </w:r>
      <w:bookmarkEnd w:id="153"/>
    </w:p>
    <w:p w14:paraId="0A140F69" w14:textId="77777777" w:rsidR="000E478E" w:rsidRDefault="005D2B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visiting a family for the first time, </w:t>
      </w:r>
    </w:p>
    <w:p w14:paraId="3E9FDE93" w14:textId="77777777" w:rsidR="000E478E" w:rsidRDefault="005D2B9A">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introduce yourself and the program in plain and simple language by explaining the program objectives, frequency of visits, activities to be performed during</w:t>
      </w:r>
      <w:ins w:id="154" w:author="BISHOP" w:date="2025-11-03T11:16:00Z">
        <w:r>
          <w:rPr>
            <w:rFonts w:ascii="Times New Roman" w:hAnsi="Times New Roman" w:cs="Times New Roman"/>
            <w:sz w:val="24"/>
            <w:szCs w:val="24"/>
          </w:rPr>
          <w:t xml:space="preserve"> the sessions</w:t>
        </w:r>
      </w:ins>
      <w:del w:id="155" w:author="BISHOP" w:date="2025-11-03T11:16:00Z">
        <w:r>
          <w:rPr>
            <w:rFonts w:ascii="Times New Roman" w:hAnsi="Times New Roman" w:cs="Times New Roman"/>
            <w:sz w:val="24"/>
            <w:szCs w:val="24"/>
          </w:rPr>
          <w:delText>,</w:delText>
        </w:r>
      </w:del>
      <w:r>
        <w:rPr>
          <w:rFonts w:ascii="Times New Roman" w:hAnsi="Times New Roman" w:cs="Times New Roman"/>
          <w:sz w:val="24"/>
          <w:szCs w:val="24"/>
        </w:rPr>
        <w:t xml:space="preserve"> and follow-up actions. </w:t>
      </w:r>
    </w:p>
    <w:p w14:paraId="162A866C" w14:textId="77777777" w:rsidR="000E478E" w:rsidRDefault="005D2B9A">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Secure the family’s verbal consent to participate in the sessions</w:t>
      </w:r>
      <w:ins w:id="156" w:author="Lindie" w:date="2025-11-03T11:10:00Z">
        <w:r>
          <w:rPr>
            <w:rFonts w:ascii="Times New Roman" w:hAnsi="Times New Roman" w:cs="Times New Roman"/>
            <w:sz w:val="24"/>
            <w:szCs w:val="24"/>
          </w:rPr>
          <w:t xml:space="preserve"> </w:t>
        </w:r>
      </w:ins>
      <w:del w:id="157" w:author="BISHOP" w:date="2025-11-03T11:17:00Z">
        <w:r>
          <w:rPr>
            <w:rFonts w:ascii="Times New Roman" w:hAnsi="Times New Roman" w:cs="Times New Roman"/>
            <w:sz w:val="24"/>
            <w:szCs w:val="24"/>
          </w:rPr>
          <w:delText xml:space="preserve">, </w:delText>
        </w:r>
      </w:del>
      <w:r>
        <w:rPr>
          <w:rFonts w:ascii="Times New Roman" w:hAnsi="Times New Roman" w:cs="Times New Roman"/>
          <w:sz w:val="24"/>
          <w:szCs w:val="24"/>
        </w:rPr>
        <w:t xml:space="preserve">and ensure </w:t>
      </w:r>
      <w:ins w:id="158" w:author="BISHOP" w:date="2025-11-03T11:17:00Z">
        <w:r>
          <w:rPr>
            <w:rFonts w:ascii="Times New Roman" w:hAnsi="Times New Roman" w:cs="Times New Roman"/>
            <w:sz w:val="24"/>
            <w:szCs w:val="24"/>
          </w:rPr>
          <w:t xml:space="preserve"> that </w:t>
        </w:r>
      </w:ins>
      <w:r>
        <w:rPr>
          <w:rFonts w:ascii="Times New Roman" w:hAnsi="Times New Roman" w:cs="Times New Roman"/>
          <w:sz w:val="24"/>
          <w:szCs w:val="24"/>
        </w:rPr>
        <w:t>the parent or caregiver understands/knows the goals and general structure of the Programme.</w:t>
      </w:r>
    </w:p>
    <w:p w14:paraId="7873889D" w14:textId="77777777" w:rsidR="000E478E" w:rsidRDefault="005D2B9A">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Agree on the date and time of your next visit</w:t>
      </w:r>
      <w:ins w:id="159" w:author="Lindie" w:date="2025-11-03T11:10:00Z">
        <w:r>
          <w:rPr>
            <w:rFonts w:ascii="Times New Roman" w:hAnsi="Times New Roman" w:cs="Times New Roman"/>
            <w:sz w:val="24"/>
            <w:szCs w:val="24"/>
          </w:rPr>
          <w:t xml:space="preserve"> </w:t>
        </w:r>
      </w:ins>
      <w:del w:id="160" w:author="BISHOP" w:date="2025-11-03T11:17:00Z">
        <w:r>
          <w:rPr>
            <w:rFonts w:ascii="Times New Roman" w:hAnsi="Times New Roman" w:cs="Times New Roman"/>
            <w:sz w:val="24"/>
            <w:szCs w:val="24"/>
          </w:rPr>
          <w:delText xml:space="preserve">, </w:delText>
        </w:r>
      </w:del>
      <w:r>
        <w:rPr>
          <w:rFonts w:ascii="Times New Roman" w:hAnsi="Times New Roman" w:cs="Times New Roman"/>
          <w:sz w:val="24"/>
          <w:szCs w:val="24"/>
        </w:rPr>
        <w:t xml:space="preserve">and highlight what </w:t>
      </w:r>
      <w:ins w:id="161" w:author="BISHOP" w:date="2025-11-03T11:18:00Z">
        <w:r>
          <w:rPr>
            <w:rFonts w:ascii="Times New Roman" w:hAnsi="Times New Roman" w:cs="Times New Roman"/>
            <w:sz w:val="24"/>
            <w:szCs w:val="24"/>
          </w:rPr>
          <w:t xml:space="preserve">will be discussed in the </w:t>
        </w:r>
      </w:ins>
      <w:del w:id="162" w:author="BISHOP" w:date="2025-11-03T11:18:00Z">
        <w:r>
          <w:rPr>
            <w:rFonts w:ascii="Times New Roman" w:hAnsi="Times New Roman" w:cs="Times New Roman"/>
            <w:sz w:val="24"/>
            <w:szCs w:val="24"/>
          </w:rPr>
          <w:delText xml:space="preserve">you will be discussing during the </w:delText>
        </w:r>
      </w:del>
      <w:r>
        <w:rPr>
          <w:rFonts w:ascii="Times New Roman" w:hAnsi="Times New Roman" w:cs="Times New Roman"/>
          <w:sz w:val="24"/>
          <w:szCs w:val="24"/>
        </w:rPr>
        <w:t>next visit.</w:t>
      </w:r>
    </w:p>
    <w:p w14:paraId="034CF5C3" w14:textId="77777777" w:rsidR="000E478E" w:rsidRDefault="000E478E">
      <w:pPr>
        <w:jc w:val="both"/>
        <w:rPr>
          <w:rFonts w:ascii="Times New Roman" w:hAnsi="Times New Roman" w:cs="Times New Roman"/>
          <w:sz w:val="24"/>
          <w:szCs w:val="24"/>
          <w:lang w:val="en-GB"/>
        </w:rPr>
      </w:pPr>
    </w:p>
    <w:p w14:paraId="3A7CDD95"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163" w:author="Lindie" w:date="2025-11-03T14:38:00Z">
          <w:pPr>
            <w:pStyle w:val="Heading2"/>
            <w:keepNext/>
            <w:keepLines/>
            <w:numPr>
              <w:ilvl w:val="1"/>
              <w:numId w:val="7"/>
            </w:numPr>
            <w:spacing w:before="160" w:beforeAutospacing="0" w:after="80" w:afterAutospacing="0" w:line="259" w:lineRule="auto"/>
            <w:ind w:left="993" w:hanging="567"/>
          </w:pPr>
        </w:pPrChange>
      </w:pPr>
      <w:bookmarkStart w:id="164" w:name="_Toc213003219"/>
      <w:r>
        <w:rPr>
          <w:rFonts w:eastAsiaTheme="majorEastAsia"/>
          <w:b w:val="0"/>
          <w:bCs w:val="0"/>
          <w:color w:val="2F5496" w:themeColor="accent1" w:themeShade="BF"/>
          <w:sz w:val="24"/>
          <w:szCs w:val="24"/>
          <w:lang w:val="en-GB"/>
        </w:rPr>
        <w:t>Delivering a Home Visit</w:t>
      </w:r>
      <w:bookmarkEnd w:id="164"/>
    </w:p>
    <w:p w14:paraId="634D6942" w14:textId="77777777" w:rsidR="000E478E" w:rsidRDefault="005D2B9A">
      <w:pPr>
        <w:jc w:val="both"/>
        <w:rPr>
          <w:rFonts w:ascii="Times New Roman" w:hAnsi="Times New Roman" w:cs="Times New Roman"/>
          <w:sz w:val="24"/>
          <w:szCs w:val="24"/>
        </w:rPr>
      </w:pPr>
      <w:r>
        <w:rPr>
          <w:rFonts w:ascii="Times New Roman" w:hAnsi="Times New Roman" w:cs="Times New Roman"/>
          <w:sz w:val="24"/>
          <w:szCs w:val="24"/>
        </w:rPr>
        <w:t xml:space="preserve">Follow the guidelines in the Family Counselling Card to conduct </w:t>
      </w:r>
      <w:ins w:id="165" w:author="BISHOP" w:date="2025-11-03T11:19:00Z">
        <w:r>
          <w:rPr>
            <w:rFonts w:ascii="Times New Roman" w:hAnsi="Times New Roman" w:cs="Times New Roman"/>
            <w:sz w:val="24"/>
            <w:szCs w:val="24"/>
          </w:rPr>
          <w:t xml:space="preserve">the </w:t>
        </w:r>
      </w:ins>
      <w:del w:id="166" w:author="BISHOP" w:date="2025-11-03T11:19:00Z">
        <w:r>
          <w:rPr>
            <w:rFonts w:ascii="Times New Roman" w:hAnsi="Times New Roman" w:cs="Times New Roman"/>
            <w:sz w:val="24"/>
            <w:szCs w:val="24"/>
          </w:rPr>
          <w:delText>your</w:delText>
        </w:r>
      </w:del>
      <w:r>
        <w:rPr>
          <w:rFonts w:ascii="Times New Roman" w:hAnsi="Times New Roman" w:cs="Times New Roman"/>
          <w:sz w:val="24"/>
          <w:szCs w:val="24"/>
        </w:rPr>
        <w:t xml:space="preserve"> home visit. Ensure</w:t>
      </w:r>
      <w:ins w:id="167" w:author="Lindie" w:date="2025-11-03T11:10:00Z">
        <w:r>
          <w:rPr>
            <w:rFonts w:ascii="Times New Roman" w:hAnsi="Times New Roman" w:cs="Times New Roman"/>
            <w:sz w:val="24"/>
            <w:szCs w:val="24"/>
          </w:rPr>
          <w:t xml:space="preserve"> </w:t>
        </w:r>
      </w:ins>
      <w:ins w:id="168" w:author="BISHOP" w:date="2025-11-03T11:19:00Z">
        <w:r>
          <w:rPr>
            <w:rFonts w:ascii="Times New Roman" w:hAnsi="Times New Roman" w:cs="Times New Roman"/>
            <w:sz w:val="24"/>
            <w:szCs w:val="24"/>
          </w:rPr>
          <w:t xml:space="preserve">that </w:t>
        </w:r>
      </w:ins>
      <w:del w:id="169" w:author="BISHOP" w:date="2025-11-03T11:19:00Z">
        <w:r>
          <w:rPr>
            <w:rFonts w:ascii="Times New Roman" w:hAnsi="Times New Roman" w:cs="Times New Roman"/>
            <w:sz w:val="24"/>
            <w:szCs w:val="24"/>
          </w:rPr>
          <w:delText xml:space="preserve"> you have</w:delText>
        </w:r>
      </w:del>
      <w:r>
        <w:rPr>
          <w:rFonts w:ascii="Times New Roman" w:hAnsi="Times New Roman" w:cs="Times New Roman"/>
          <w:sz w:val="24"/>
          <w:szCs w:val="24"/>
        </w:rPr>
        <w:t xml:space="preserve"> all the materials and resources you will need to conduct a successful and engaging session with the parent or caregiver</w:t>
      </w:r>
      <w:ins w:id="170" w:author="BISHOP" w:date="2025-11-03T11:19:00Z">
        <w:r>
          <w:rPr>
            <w:rFonts w:ascii="Times New Roman" w:hAnsi="Times New Roman" w:cs="Times New Roman"/>
            <w:sz w:val="24"/>
            <w:szCs w:val="24"/>
          </w:rPr>
          <w:t xml:space="preserve"> are carried along wit</w:t>
        </w:r>
      </w:ins>
      <w:ins w:id="171" w:author="BISHOP" w:date="2025-11-03T11:20:00Z">
        <w:r>
          <w:rPr>
            <w:rFonts w:ascii="Times New Roman" w:hAnsi="Times New Roman" w:cs="Times New Roman"/>
            <w:sz w:val="24"/>
            <w:szCs w:val="24"/>
          </w:rPr>
          <w:t>h you</w:t>
        </w:r>
      </w:ins>
      <w:r>
        <w:rPr>
          <w:rFonts w:ascii="Times New Roman" w:hAnsi="Times New Roman" w:cs="Times New Roman"/>
          <w:sz w:val="24"/>
          <w:szCs w:val="24"/>
        </w:rPr>
        <w:t>. Remember to be respectful</w:t>
      </w:r>
      <w:ins w:id="172" w:author="BISHOP" w:date="2025-11-03T11:20:00Z">
        <w:r>
          <w:rPr>
            <w:rFonts w:ascii="Times New Roman" w:hAnsi="Times New Roman" w:cs="Times New Roman"/>
            <w:sz w:val="24"/>
            <w:szCs w:val="24"/>
          </w:rPr>
          <w:t xml:space="preserve"> </w:t>
        </w:r>
      </w:ins>
      <w:r>
        <w:rPr>
          <w:rFonts w:ascii="Times New Roman" w:hAnsi="Times New Roman" w:cs="Times New Roman"/>
          <w:sz w:val="24"/>
          <w:szCs w:val="24"/>
        </w:rPr>
        <w:t>to</w:t>
      </w:r>
      <w:ins w:id="173" w:author="BISHOP" w:date="2025-11-03T11:20:00Z">
        <w:r>
          <w:rPr>
            <w:rFonts w:ascii="Times New Roman" w:hAnsi="Times New Roman" w:cs="Times New Roman"/>
            <w:sz w:val="24"/>
            <w:szCs w:val="24"/>
          </w:rPr>
          <w:t xml:space="preserve">wards </w:t>
        </w:r>
      </w:ins>
      <w:del w:id="174" w:author="BISHOP" w:date="2025-11-03T11:20:00Z">
        <w:r>
          <w:rPr>
            <w:rFonts w:ascii="Times New Roman" w:hAnsi="Times New Roman" w:cs="Times New Roman"/>
            <w:sz w:val="24"/>
            <w:szCs w:val="24"/>
          </w:rPr>
          <w:delText xml:space="preserve"> </w:delText>
        </w:r>
      </w:del>
      <w:r>
        <w:rPr>
          <w:rFonts w:ascii="Times New Roman" w:hAnsi="Times New Roman" w:cs="Times New Roman"/>
          <w:sz w:val="24"/>
          <w:szCs w:val="24"/>
        </w:rPr>
        <w:t xml:space="preserve">the views and beliefs of the parent or caregiver. Practice active listening and reinforce the key </w:t>
      </w:r>
      <w:ins w:id="175" w:author="Lindie" w:date="2025-11-03T14:49:00Z">
        <w:r>
          <w:rPr>
            <w:rFonts w:ascii="Times New Roman" w:hAnsi="Times New Roman" w:cs="Times New Roman"/>
            <w:sz w:val="24"/>
            <w:szCs w:val="24"/>
          </w:rPr>
          <w:t>behavioral</w:t>
        </w:r>
      </w:ins>
      <w:del w:id="176" w:author="Lindie" w:date="2025-11-03T14:49:00Z">
        <w:r>
          <w:rPr>
            <w:rFonts w:ascii="Times New Roman" w:hAnsi="Times New Roman" w:cs="Times New Roman"/>
            <w:sz w:val="24"/>
            <w:szCs w:val="24"/>
          </w:rPr>
          <w:delText>behavioural</w:delText>
        </w:r>
      </w:del>
      <w:r>
        <w:rPr>
          <w:rFonts w:ascii="Times New Roman" w:hAnsi="Times New Roman" w:cs="Times New Roman"/>
          <w:sz w:val="24"/>
          <w:szCs w:val="24"/>
        </w:rPr>
        <w:t xml:space="preserve"> messages on nurturing care. </w:t>
      </w:r>
    </w:p>
    <w:p w14:paraId="2BCBE870" w14:textId="77777777" w:rsidR="000E478E" w:rsidRDefault="005D2B9A">
      <w:pPr>
        <w:jc w:val="both"/>
        <w:rPr>
          <w:rFonts w:ascii="Times New Roman" w:hAnsi="Times New Roman" w:cs="Times New Roman"/>
          <w:sz w:val="24"/>
          <w:szCs w:val="24"/>
        </w:rPr>
      </w:pPr>
      <w:r>
        <w:rPr>
          <w:rFonts w:ascii="Times New Roman" w:hAnsi="Times New Roman" w:cs="Times New Roman"/>
          <w:sz w:val="24"/>
          <w:szCs w:val="24"/>
        </w:rPr>
        <w:t xml:space="preserve">The steps below provides guidelines which </w:t>
      </w:r>
      <w:ins w:id="177" w:author="BISHOP" w:date="2025-11-03T11:25:00Z">
        <w:r>
          <w:rPr>
            <w:rFonts w:ascii="Times New Roman" w:hAnsi="Times New Roman" w:cs="Times New Roman"/>
            <w:sz w:val="24"/>
            <w:szCs w:val="24"/>
          </w:rPr>
          <w:t xml:space="preserve">should be </w:t>
        </w:r>
      </w:ins>
      <w:del w:id="178" w:author="BISHOP" w:date="2025-11-03T11:25:00Z">
        <w:r>
          <w:rPr>
            <w:rFonts w:ascii="Times New Roman" w:hAnsi="Times New Roman" w:cs="Times New Roman"/>
            <w:sz w:val="24"/>
            <w:szCs w:val="24"/>
          </w:rPr>
          <w:delText xml:space="preserve">you can </w:delText>
        </w:r>
      </w:del>
      <w:r>
        <w:rPr>
          <w:rFonts w:ascii="Times New Roman" w:hAnsi="Times New Roman" w:cs="Times New Roman"/>
          <w:sz w:val="24"/>
          <w:szCs w:val="24"/>
        </w:rPr>
        <w:t>follow</w:t>
      </w:r>
      <w:ins w:id="179" w:author="BISHOP" w:date="2025-11-03T11:25:00Z">
        <w:r>
          <w:rPr>
            <w:rFonts w:ascii="Times New Roman" w:hAnsi="Times New Roman" w:cs="Times New Roman"/>
            <w:sz w:val="24"/>
            <w:szCs w:val="24"/>
          </w:rPr>
          <w:t>ed</w:t>
        </w:r>
      </w:ins>
      <w:r>
        <w:rPr>
          <w:rFonts w:ascii="Times New Roman" w:hAnsi="Times New Roman" w:cs="Times New Roman"/>
          <w:sz w:val="24"/>
          <w:szCs w:val="24"/>
        </w:rPr>
        <w:t>:</w:t>
      </w:r>
    </w:p>
    <w:p w14:paraId="48A0D3E6" w14:textId="77777777" w:rsidR="000E478E" w:rsidRDefault="005D2B9A">
      <w:pPr>
        <w:pStyle w:val="ListParagraph"/>
        <w:numPr>
          <w:ilvl w:val="0"/>
          <w:numId w:val="14"/>
        </w:numPr>
        <w:jc w:val="both"/>
        <w:rPr>
          <w:rFonts w:ascii="Times New Roman" w:hAnsi="Times New Roman" w:cs="Times New Roman"/>
          <w:sz w:val="24"/>
          <w:szCs w:val="24"/>
        </w:rPr>
      </w:pPr>
      <w:r>
        <w:rPr>
          <w:rFonts w:ascii="Times New Roman" w:hAnsi="Times New Roman" w:cs="Times New Roman"/>
          <w:b/>
          <w:bCs/>
          <w:sz w:val="24"/>
          <w:szCs w:val="24"/>
          <w:rPrChange w:id="180" w:author="Lindie" w:date="2025-11-03T14:37:00Z">
            <w:rPr>
              <w:rFonts w:ascii="Times New Roman" w:hAnsi="Times New Roman" w:cs="Times New Roman"/>
              <w:sz w:val="24"/>
              <w:szCs w:val="24"/>
            </w:rPr>
          </w:rPrChange>
        </w:rPr>
        <w:t>Greeting and introduction</w:t>
      </w:r>
      <w:r>
        <w:rPr>
          <w:rFonts w:ascii="Times New Roman" w:hAnsi="Times New Roman" w:cs="Times New Roman"/>
          <w:sz w:val="24"/>
          <w:szCs w:val="24"/>
        </w:rPr>
        <w:t>:</w:t>
      </w:r>
    </w:p>
    <w:p w14:paraId="5CEDF5C5" w14:textId="77777777" w:rsidR="000E478E" w:rsidRDefault="005D2B9A">
      <w:pPr>
        <w:pStyle w:val="ListParagraph"/>
        <w:jc w:val="both"/>
        <w:rPr>
          <w:ins w:id="181" w:author="BISHOP" w:date="2025-11-03T11:23:00Z"/>
          <w:rFonts w:ascii="Times New Roman" w:hAnsi="Times New Roman" w:cs="Times New Roman"/>
          <w:sz w:val="24"/>
          <w:szCs w:val="24"/>
        </w:rPr>
      </w:pPr>
      <w:r>
        <w:rPr>
          <w:rFonts w:ascii="Times New Roman" w:hAnsi="Times New Roman" w:cs="Times New Roman"/>
          <w:sz w:val="24"/>
          <w:szCs w:val="24"/>
        </w:rPr>
        <w:t>As the coach you need to introduce yourselves by telling the household your full name and where you are coming from (</w:t>
      </w:r>
      <w:ins w:id="182" w:author="Lindie" w:date="2025-11-03T14:49:00Z">
        <w:r>
          <w:rPr>
            <w:rFonts w:ascii="Times New Roman" w:hAnsi="Times New Roman" w:cs="Times New Roman"/>
            <w:sz w:val="24"/>
            <w:szCs w:val="24"/>
          </w:rPr>
          <w:t>organization</w:t>
        </w:r>
      </w:ins>
      <w:del w:id="183" w:author="Lindie" w:date="2025-11-03T14:49:00Z">
        <w:r>
          <w:rPr>
            <w:rFonts w:ascii="Times New Roman" w:hAnsi="Times New Roman" w:cs="Times New Roman"/>
            <w:sz w:val="24"/>
            <w:szCs w:val="24"/>
          </w:rPr>
          <w:delText>organisation</w:delText>
        </w:r>
      </w:del>
      <w:r>
        <w:rPr>
          <w:rFonts w:ascii="Times New Roman" w:hAnsi="Times New Roman" w:cs="Times New Roman"/>
          <w:sz w:val="24"/>
          <w:szCs w:val="24"/>
        </w:rPr>
        <w:t xml:space="preserve">). Tell them that you </w:t>
      </w:r>
      <w:ins w:id="184" w:author="BISHOP" w:date="2025-11-03T11:22:00Z">
        <w:r>
          <w:rPr>
            <w:rFonts w:ascii="Times New Roman" w:hAnsi="Times New Roman" w:cs="Times New Roman"/>
            <w:sz w:val="24"/>
            <w:szCs w:val="24"/>
          </w:rPr>
          <w:t xml:space="preserve">are conducting counseling session in </w:t>
        </w:r>
      </w:ins>
      <w:ins w:id="185" w:author="BISHOP" w:date="2025-11-03T11:23:00Z">
        <w:r>
          <w:rPr>
            <w:rFonts w:ascii="Times New Roman" w:hAnsi="Times New Roman" w:cs="Times New Roman"/>
            <w:sz w:val="24"/>
            <w:szCs w:val="24"/>
          </w:rPr>
          <w:t xml:space="preserve"> </w:t>
        </w:r>
      </w:ins>
      <w:del w:id="186" w:author="BISHOP" w:date="2025-11-03T11:23:00Z">
        <w:r>
          <w:rPr>
            <w:rFonts w:ascii="Times New Roman" w:hAnsi="Times New Roman"/>
            <w:sz w:val="24"/>
            <w:szCs w:val="24"/>
            <w:rPrChange w:id="187" w:author="BISHOP" w:date="2025-11-03T11:23:00Z">
              <w:rPr/>
            </w:rPrChange>
          </w:rPr>
          <w:delText xml:space="preserve">are carrying out counselling </w:delText>
        </w:r>
      </w:del>
      <w:r>
        <w:rPr>
          <w:rFonts w:ascii="Times New Roman" w:hAnsi="Times New Roman"/>
          <w:sz w:val="24"/>
          <w:szCs w:val="24"/>
          <w:rPrChange w:id="188" w:author="BISHOP" w:date="2025-11-03T11:23:00Z">
            <w:rPr/>
          </w:rPrChange>
        </w:rPr>
        <w:t xml:space="preserve">in households that have pregnant women and/or under 5-year-old children. </w:t>
      </w:r>
    </w:p>
    <w:p w14:paraId="2FFA70E4" w14:textId="77777777" w:rsidR="000E478E" w:rsidRDefault="005D2B9A">
      <w:pPr>
        <w:pStyle w:val="ListParagraph"/>
        <w:jc w:val="both"/>
        <w:rPr>
          <w:ins w:id="189" w:author="BISHOP" w:date="2025-11-03T11:23:00Z"/>
          <w:rFonts w:ascii="Times New Roman" w:hAnsi="Times New Roman" w:cs="Times New Roman"/>
          <w:sz w:val="24"/>
          <w:szCs w:val="24"/>
        </w:rPr>
      </w:pPr>
      <w:ins w:id="190" w:author="BISHOP" w:date="2025-11-03T11:23:00Z">
        <w:r>
          <w:rPr>
            <w:rFonts w:ascii="Times New Roman" w:hAnsi="Times New Roman" w:cs="Times New Roman"/>
            <w:sz w:val="24"/>
            <w:szCs w:val="24"/>
          </w:rPr>
          <w:t xml:space="preserve">After all </w:t>
        </w:r>
      </w:ins>
      <w:ins w:id="191" w:author="BISHOP" w:date="2025-11-03T11:24:00Z">
        <w:r>
          <w:rPr>
            <w:rFonts w:ascii="Times New Roman" w:hAnsi="Times New Roman" w:cs="Times New Roman"/>
            <w:sz w:val="24"/>
            <w:szCs w:val="24"/>
          </w:rPr>
          <w:t>greetings and introductions have been done, ask the people in the household if they have any perso</w:t>
        </w:r>
      </w:ins>
      <w:ins w:id="192" w:author="BISHOP" w:date="2025-11-03T11:25:00Z">
        <w:r>
          <w:rPr>
            <w:rFonts w:ascii="Times New Roman" w:hAnsi="Times New Roman" w:cs="Times New Roman"/>
            <w:sz w:val="24"/>
            <w:szCs w:val="24"/>
          </w:rPr>
          <w:t xml:space="preserve">n that qualifies as your target group. </w:t>
        </w:r>
      </w:ins>
    </w:p>
    <w:p w14:paraId="35C9AB01" w14:textId="77777777" w:rsidR="000E478E" w:rsidRPr="000E478E" w:rsidRDefault="005D2B9A">
      <w:pPr>
        <w:pStyle w:val="ListParagraph"/>
        <w:jc w:val="both"/>
        <w:rPr>
          <w:rFonts w:ascii="Times New Roman" w:hAnsi="Times New Roman"/>
          <w:sz w:val="24"/>
          <w:szCs w:val="24"/>
          <w:rPrChange w:id="193" w:author="BISHOP" w:date="2025-11-03T11:23:00Z">
            <w:rPr/>
          </w:rPrChange>
        </w:rPr>
      </w:pPr>
      <w:r>
        <w:rPr>
          <w:rFonts w:ascii="Times New Roman" w:hAnsi="Times New Roman"/>
          <w:sz w:val="24"/>
          <w:szCs w:val="24"/>
          <w:rPrChange w:id="194" w:author="BISHOP" w:date="2025-11-03T11:23:00Z">
            <w:rPr/>
          </w:rPrChange>
        </w:rPr>
        <w:t>When you are done with greeting and introduction, ask them if they have what you’re targeting.</w:t>
      </w:r>
    </w:p>
    <w:p w14:paraId="14B2067B" w14:textId="77777777" w:rsidR="000E478E" w:rsidRDefault="000E478E">
      <w:pPr>
        <w:pStyle w:val="ListParagraph"/>
        <w:jc w:val="both"/>
        <w:rPr>
          <w:rFonts w:ascii="Times New Roman" w:hAnsi="Times New Roman" w:cs="Times New Roman"/>
          <w:sz w:val="24"/>
          <w:szCs w:val="24"/>
        </w:rPr>
      </w:pPr>
    </w:p>
    <w:p w14:paraId="0CAF4A3E" w14:textId="77777777" w:rsidR="000E478E" w:rsidRPr="000E478E" w:rsidRDefault="005D2B9A">
      <w:pPr>
        <w:pStyle w:val="ListParagraph"/>
        <w:numPr>
          <w:ilvl w:val="0"/>
          <w:numId w:val="14"/>
        </w:numPr>
        <w:jc w:val="both"/>
        <w:rPr>
          <w:rFonts w:ascii="Times New Roman" w:hAnsi="Times New Roman" w:cs="Times New Roman"/>
          <w:b/>
          <w:bCs/>
          <w:sz w:val="24"/>
          <w:szCs w:val="24"/>
          <w:rPrChange w:id="195" w:author="Lindie" w:date="2025-11-03T14:37:00Z">
            <w:rPr>
              <w:rFonts w:ascii="Times New Roman" w:hAnsi="Times New Roman" w:cs="Times New Roman"/>
              <w:sz w:val="24"/>
              <w:szCs w:val="24"/>
            </w:rPr>
          </w:rPrChange>
        </w:rPr>
      </w:pPr>
      <w:r>
        <w:rPr>
          <w:rFonts w:ascii="Times New Roman" w:hAnsi="Times New Roman" w:cs="Times New Roman"/>
          <w:b/>
          <w:bCs/>
          <w:sz w:val="24"/>
          <w:szCs w:val="24"/>
          <w:rPrChange w:id="196" w:author="Lindie" w:date="2025-11-03T14:37:00Z">
            <w:rPr>
              <w:rFonts w:ascii="Times New Roman" w:hAnsi="Times New Roman" w:cs="Times New Roman"/>
              <w:sz w:val="24"/>
              <w:szCs w:val="24"/>
            </w:rPr>
          </w:rPrChange>
        </w:rPr>
        <w:t>Get consent for their participation:</w:t>
      </w:r>
    </w:p>
    <w:p w14:paraId="3BBFF0C9" w14:textId="77777777" w:rsidR="000E478E" w:rsidRDefault="005D2B9A">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During the first visit, secure their consent (verbal </w:t>
      </w:r>
      <w:ins w:id="197" w:author="Lindie" w:date="2025-11-03T11:12:00Z">
        <w:r>
          <w:rPr>
            <w:rFonts w:ascii="Times New Roman" w:hAnsi="Times New Roman" w:cs="Times New Roman"/>
            <w:sz w:val="24"/>
            <w:szCs w:val="24"/>
          </w:rPr>
          <w:t xml:space="preserve">and </w:t>
        </w:r>
      </w:ins>
      <w:del w:id="198" w:author="Lindie" w:date="2025-11-03T11:12:00Z">
        <w:r>
          <w:rPr>
            <w:rFonts w:ascii="Times New Roman" w:hAnsi="Times New Roman" w:cs="Times New Roman"/>
            <w:sz w:val="24"/>
            <w:szCs w:val="24"/>
          </w:rPr>
          <w:delText xml:space="preserve">or </w:delText>
        </w:r>
      </w:del>
      <w:r>
        <w:rPr>
          <w:rFonts w:ascii="Times New Roman" w:hAnsi="Times New Roman" w:cs="Times New Roman"/>
          <w:sz w:val="24"/>
          <w:szCs w:val="24"/>
        </w:rPr>
        <w:t>written) and clarify  the language they would prefer to use during the discussions. If they agree, then they should sign the consent form.</w:t>
      </w:r>
    </w:p>
    <w:p w14:paraId="4D8514B4" w14:textId="77777777" w:rsidR="000E478E" w:rsidRDefault="000E478E">
      <w:pPr>
        <w:pStyle w:val="ListParagraph"/>
        <w:jc w:val="both"/>
        <w:rPr>
          <w:rFonts w:ascii="Times New Roman" w:hAnsi="Times New Roman" w:cs="Times New Roman"/>
          <w:sz w:val="24"/>
          <w:szCs w:val="24"/>
        </w:rPr>
      </w:pPr>
    </w:p>
    <w:p w14:paraId="05781463" w14:textId="77777777" w:rsidR="000E478E" w:rsidRPr="000E478E" w:rsidRDefault="005D2B9A">
      <w:pPr>
        <w:pStyle w:val="ListParagraph"/>
        <w:numPr>
          <w:ilvl w:val="0"/>
          <w:numId w:val="14"/>
        </w:numPr>
        <w:jc w:val="both"/>
        <w:rPr>
          <w:rFonts w:ascii="Times New Roman" w:hAnsi="Times New Roman" w:cs="Times New Roman"/>
          <w:b/>
          <w:bCs/>
          <w:sz w:val="24"/>
          <w:szCs w:val="24"/>
          <w:rPrChange w:id="199" w:author="Lindie" w:date="2025-11-03T14:38:00Z">
            <w:rPr>
              <w:rFonts w:ascii="Times New Roman" w:hAnsi="Times New Roman" w:cs="Times New Roman"/>
              <w:sz w:val="24"/>
              <w:szCs w:val="24"/>
            </w:rPr>
          </w:rPrChange>
        </w:rPr>
      </w:pPr>
      <w:r>
        <w:rPr>
          <w:rFonts w:ascii="Times New Roman" w:hAnsi="Times New Roman" w:cs="Times New Roman"/>
          <w:b/>
          <w:bCs/>
          <w:sz w:val="24"/>
          <w:szCs w:val="24"/>
          <w:rPrChange w:id="200" w:author="Lindie" w:date="2025-11-03T14:38:00Z">
            <w:rPr>
              <w:rFonts w:ascii="Times New Roman" w:hAnsi="Times New Roman" w:cs="Times New Roman"/>
              <w:sz w:val="24"/>
              <w:szCs w:val="24"/>
            </w:rPr>
          </w:rPrChange>
        </w:rPr>
        <w:t>You get data about the household:</w:t>
      </w:r>
    </w:p>
    <w:p w14:paraId="6AB2C904" w14:textId="77777777" w:rsidR="000E478E" w:rsidRDefault="005D2B9A">
      <w:pPr>
        <w:ind w:left="720"/>
        <w:jc w:val="both"/>
        <w:rPr>
          <w:rFonts w:ascii="Times New Roman" w:hAnsi="Times New Roman" w:cs="Times New Roman"/>
          <w:sz w:val="24"/>
          <w:szCs w:val="24"/>
        </w:rPr>
      </w:pPr>
      <w:r>
        <w:rPr>
          <w:rFonts w:ascii="Times New Roman" w:hAnsi="Times New Roman" w:cs="Times New Roman"/>
          <w:sz w:val="24"/>
          <w:szCs w:val="24"/>
        </w:rPr>
        <w:t xml:space="preserve">Conduct a basic listing exercise, during the first visit, to ascertain if there is a pregnant woman and/or a child who is under 5 years in the household. Depending on their response, you decide your coaching session according to the information given. </w:t>
      </w:r>
    </w:p>
    <w:p w14:paraId="67D6A15A" w14:textId="77777777" w:rsidR="000E478E" w:rsidRPr="000E478E" w:rsidRDefault="005D2B9A">
      <w:pPr>
        <w:pStyle w:val="ListParagraph"/>
        <w:numPr>
          <w:ilvl w:val="0"/>
          <w:numId w:val="14"/>
        </w:numPr>
        <w:jc w:val="both"/>
        <w:rPr>
          <w:rFonts w:ascii="Times New Roman" w:hAnsi="Times New Roman" w:cs="Times New Roman"/>
          <w:b/>
          <w:bCs/>
          <w:sz w:val="24"/>
          <w:szCs w:val="24"/>
          <w:rPrChange w:id="201" w:author="Lindie" w:date="2025-11-03T14:38:00Z">
            <w:rPr>
              <w:rFonts w:ascii="Times New Roman" w:hAnsi="Times New Roman" w:cs="Times New Roman"/>
              <w:sz w:val="24"/>
              <w:szCs w:val="24"/>
            </w:rPr>
          </w:rPrChange>
        </w:rPr>
      </w:pPr>
      <w:r>
        <w:rPr>
          <w:rFonts w:ascii="Times New Roman" w:hAnsi="Times New Roman" w:cs="Times New Roman"/>
          <w:b/>
          <w:bCs/>
          <w:sz w:val="24"/>
          <w:szCs w:val="24"/>
          <w:rPrChange w:id="202" w:author="Lindie" w:date="2025-11-03T14:38:00Z">
            <w:rPr>
              <w:rFonts w:ascii="Times New Roman" w:hAnsi="Times New Roman" w:cs="Times New Roman"/>
              <w:sz w:val="24"/>
              <w:szCs w:val="24"/>
            </w:rPr>
          </w:rPrChange>
        </w:rPr>
        <w:t>Give an overview of the program</w:t>
      </w:r>
    </w:p>
    <w:p w14:paraId="2FF8E00C" w14:textId="77777777" w:rsidR="000E478E" w:rsidRDefault="005D2B9A">
      <w:pPr>
        <w:pStyle w:val="ListParagraph"/>
        <w:jc w:val="both"/>
        <w:rPr>
          <w:rFonts w:ascii="Times New Roman" w:hAnsi="Times New Roman" w:cs="Times New Roman"/>
          <w:sz w:val="24"/>
          <w:szCs w:val="24"/>
        </w:rPr>
      </w:pPr>
      <w:r>
        <w:rPr>
          <w:rFonts w:ascii="Times New Roman" w:hAnsi="Times New Roman" w:cs="Times New Roman"/>
          <w:sz w:val="24"/>
          <w:szCs w:val="24"/>
        </w:rPr>
        <w:t>Indicate that this program focuses on how we can take good care of our unborn babies and help them attain the required development. It also focuses on the development of our children who are under 5 years.</w:t>
      </w:r>
    </w:p>
    <w:p w14:paraId="79B80AD7" w14:textId="77777777" w:rsidR="000E478E" w:rsidRDefault="000E478E">
      <w:pPr>
        <w:pStyle w:val="ListParagraph"/>
        <w:jc w:val="both"/>
        <w:rPr>
          <w:rFonts w:ascii="Times New Roman" w:hAnsi="Times New Roman" w:cs="Times New Roman"/>
          <w:sz w:val="24"/>
          <w:szCs w:val="24"/>
        </w:rPr>
      </w:pPr>
    </w:p>
    <w:p w14:paraId="2484DC2F" w14:textId="77777777" w:rsidR="000E478E" w:rsidRDefault="005D2B9A">
      <w:pPr>
        <w:pStyle w:val="ListParagraph"/>
        <w:numPr>
          <w:ilvl w:val="0"/>
          <w:numId w:val="14"/>
        </w:numPr>
        <w:jc w:val="both"/>
        <w:rPr>
          <w:ins w:id="203" w:author="BISHOP" w:date="2025-11-03T11:27:00Z"/>
          <w:rFonts w:ascii="Times New Roman" w:hAnsi="Times New Roman" w:cs="Times New Roman"/>
          <w:sz w:val="24"/>
          <w:szCs w:val="24"/>
        </w:rPr>
      </w:pPr>
      <w:r>
        <w:rPr>
          <w:rFonts w:ascii="Times New Roman" w:hAnsi="Times New Roman" w:cs="Times New Roman"/>
          <w:b/>
          <w:bCs/>
          <w:sz w:val="24"/>
          <w:szCs w:val="24"/>
          <w:rPrChange w:id="204" w:author="Lindie" w:date="2025-11-03T14:38:00Z">
            <w:rPr>
              <w:rFonts w:ascii="Times New Roman" w:hAnsi="Times New Roman" w:cs="Times New Roman"/>
              <w:sz w:val="24"/>
              <w:szCs w:val="24"/>
            </w:rPr>
          </w:rPrChange>
        </w:rPr>
        <w:t>Get into the counselling session</w:t>
      </w:r>
      <w:r>
        <w:rPr>
          <w:rFonts w:ascii="Times New Roman" w:hAnsi="Times New Roman" w:cs="Times New Roman"/>
          <w:sz w:val="24"/>
          <w:szCs w:val="24"/>
        </w:rPr>
        <w:t xml:space="preserve">. </w:t>
      </w:r>
      <w:ins w:id="205" w:author="BISHOP" w:date="2025-11-03T11:27:00Z">
        <w:r>
          <w:rPr>
            <w:rFonts w:ascii="Times New Roman" w:hAnsi="Times New Roman" w:cs="Times New Roman"/>
            <w:sz w:val="24"/>
            <w:szCs w:val="24"/>
          </w:rPr>
          <w:t xml:space="preserve">            </w:t>
        </w:r>
      </w:ins>
    </w:p>
    <w:p w14:paraId="17FFB724" w14:textId="77777777" w:rsidR="000E478E" w:rsidRPr="000E478E" w:rsidRDefault="005D2B9A" w:rsidP="000E478E">
      <w:pPr>
        <w:ind w:left="360"/>
        <w:jc w:val="both"/>
        <w:rPr>
          <w:rFonts w:ascii="Times New Roman" w:hAnsi="Times New Roman"/>
          <w:sz w:val="24"/>
          <w:szCs w:val="24"/>
          <w:rPrChange w:id="206" w:author="BISHOP" w:date="2025-11-03T11:27:00Z">
            <w:rPr/>
          </w:rPrChange>
        </w:rPr>
        <w:pPrChange w:id="207" w:author="BISHOP" w:date="2025-11-03T11:27:00Z">
          <w:pPr>
            <w:pStyle w:val="ListParagraph"/>
            <w:numPr>
              <w:numId w:val="14"/>
            </w:numPr>
            <w:ind w:hanging="360"/>
            <w:jc w:val="both"/>
          </w:pPr>
        </w:pPrChange>
      </w:pPr>
      <w:r>
        <w:rPr>
          <w:rFonts w:ascii="Times New Roman" w:hAnsi="Times New Roman"/>
          <w:sz w:val="24"/>
          <w:szCs w:val="24"/>
          <w:rPrChange w:id="208" w:author="BISHOP" w:date="2025-11-03T11:27:00Z">
            <w:rPr/>
          </w:rPrChange>
        </w:rPr>
        <w:t xml:space="preserve">After you have given an overview of the program, proceed with your counselling session depending on the state of the parent or caregiver (pregnant or not) and the age of the child. </w:t>
      </w:r>
    </w:p>
    <w:p w14:paraId="48219F2B" w14:textId="77777777" w:rsidR="000E478E" w:rsidRDefault="000E478E">
      <w:pPr>
        <w:pStyle w:val="ListParagraph"/>
        <w:jc w:val="both"/>
        <w:rPr>
          <w:rFonts w:ascii="Times New Roman" w:hAnsi="Times New Roman" w:cs="Times New Roman"/>
          <w:sz w:val="24"/>
          <w:szCs w:val="24"/>
        </w:rPr>
      </w:pPr>
    </w:p>
    <w:p w14:paraId="4CE40C36" w14:textId="77777777" w:rsidR="000E478E" w:rsidRDefault="005D2B9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Provide practical demonstrations on the key concepts you are introducing.</w:t>
      </w:r>
    </w:p>
    <w:p w14:paraId="63B55A6B" w14:textId="77777777" w:rsidR="000E478E" w:rsidRDefault="000E478E">
      <w:pPr>
        <w:pStyle w:val="ListParagraph"/>
        <w:jc w:val="both"/>
        <w:rPr>
          <w:rFonts w:ascii="Times New Roman" w:hAnsi="Times New Roman" w:cs="Times New Roman"/>
          <w:sz w:val="24"/>
          <w:szCs w:val="24"/>
        </w:rPr>
      </w:pPr>
    </w:p>
    <w:p w14:paraId="3F5A9CCE" w14:textId="77777777" w:rsidR="000E478E" w:rsidRDefault="005D2B9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Allow the parent or caregiver to practice the concepts you are introducing. E.g. breastfeeding position, storytelling, etc</w:t>
      </w:r>
    </w:p>
    <w:p w14:paraId="123E4DD3" w14:textId="77777777" w:rsidR="000E478E" w:rsidRDefault="000E478E">
      <w:pPr>
        <w:pStyle w:val="ListParagraph"/>
        <w:jc w:val="both"/>
        <w:rPr>
          <w:rFonts w:ascii="Times New Roman" w:hAnsi="Times New Roman" w:cs="Times New Roman"/>
          <w:sz w:val="24"/>
          <w:szCs w:val="24"/>
        </w:rPr>
      </w:pPr>
    </w:p>
    <w:p w14:paraId="7B3C59F6" w14:textId="77777777" w:rsidR="000E478E" w:rsidRDefault="005D2B9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Assess the child using the developmental milestone chart and provide feedback and </w:t>
      </w:r>
      <w:ins w:id="209" w:author="Lindie" w:date="2025-11-03T14:37:00Z">
        <w:r>
          <w:rPr>
            <w:rFonts w:ascii="Times New Roman" w:hAnsi="Times New Roman" w:cs="Times New Roman"/>
            <w:sz w:val="24"/>
            <w:szCs w:val="24"/>
          </w:rPr>
          <w:t xml:space="preserve">achievable </w:t>
        </w:r>
      </w:ins>
      <w:del w:id="210" w:author="Lindie" w:date="2025-11-03T14:37:00Z">
        <w:r>
          <w:rPr>
            <w:rFonts w:ascii="Times New Roman" w:hAnsi="Times New Roman" w:cs="Times New Roman"/>
            <w:sz w:val="24"/>
            <w:szCs w:val="24"/>
          </w:rPr>
          <w:delText>actional</w:delText>
        </w:r>
      </w:del>
      <w:r>
        <w:rPr>
          <w:rFonts w:ascii="Times New Roman" w:hAnsi="Times New Roman" w:cs="Times New Roman"/>
          <w:sz w:val="24"/>
          <w:szCs w:val="24"/>
        </w:rPr>
        <w:t xml:space="preserve"> recommendations to the parent or caregiver. </w:t>
      </w:r>
    </w:p>
    <w:p w14:paraId="5554290D" w14:textId="77777777" w:rsidR="000E478E" w:rsidRDefault="000E478E">
      <w:pPr>
        <w:pStyle w:val="ListParagraph"/>
        <w:rPr>
          <w:rFonts w:ascii="Times New Roman" w:hAnsi="Times New Roman" w:cs="Times New Roman"/>
          <w:sz w:val="24"/>
          <w:szCs w:val="24"/>
        </w:rPr>
      </w:pPr>
    </w:p>
    <w:p w14:paraId="18B7CD23" w14:textId="77777777" w:rsidR="000E478E" w:rsidRDefault="005D2B9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Thank them for their participation</w:t>
      </w:r>
    </w:p>
    <w:p w14:paraId="5E458364" w14:textId="77777777" w:rsidR="000E478E" w:rsidRDefault="005D2B9A">
      <w:pPr>
        <w:pStyle w:val="ListParagraph"/>
        <w:jc w:val="both"/>
        <w:rPr>
          <w:rFonts w:ascii="Times New Roman" w:hAnsi="Times New Roman" w:cs="Times New Roman"/>
          <w:sz w:val="24"/>
          <w:szCs w:val="24"/>
        </w:rPr>
      </w:pPr>
      <w:r>
        <w:rPr>
          <w:rFonts w:ascii="Times New Roman" w:hAnsi="Times New Roman" w:cs="Times New Roman"/>
          <w:sz w:val="24"/>
          <w:szCs w:val="24"/>
        </w:rPr>
        <w:t>When you are done with your counselling session, remember to appreciate them for their time and participation.  Also inform them about when they should expect another visit.</w:t>
      </w:r>
    </w:p>
    <w:p w14:paraId="2BCE7EB4" w14:textId="77777777" w:rsidR="000E478E" w:rsidRDefault="000E478E">
      <w:pPr>
        <w:jc w:val="both"/>
        <w:rPr>
          <w:del w:id="211" w:author="Lindie" w:date="2025-11-03T14:35:00Z"/>
          <w:rFonts w:ascii="Times New Roman" w:hAnsi="Times New Roman" w:cs="Times New Roman"/>
          <w:b/>
          <w:bCs/>
          <w:sz w:val="24"/>
          <w:szCs w:val="24"/>
        </w:rPr>
      </w:pPr>
    </w:p>
    <w:p w14:paraId="2BDF7E08" w14:textId="77777777" w:rsidR="000E478E" w:rsidRDefault="005D2B9A" w:rsidP="000E478E">
      <w:pPr>
        <w:pStyle w:val="Heading2"/>
        <w:keepNext/>
        <w:keepLines/>
        <w:numPr>
          <w:ilvl w:val="255"/>
          <w:numId w:val="0"/>
        </w:numPr>
        <w:spacing w:before="160" w:beforeAutospacing="0" w:after="80" w:afterAutospacing="0" w:line="259" w:lineRule="auto"/>
        <w:rPr>
          <w:rFonts w:eastAsiaTheme="majorEastAsia"/>
          <w:b w:val="0"/>
          <w:bCs w:val="0"/>
          <w:color w:val="2F5496" w:themeColor="accent1" w:themeShade="BF"/>
          <w:sz w:val="24"/>
          <w:szCs w:val="24"/>
          <w:lang w:val="en-GB"/>
        </w:rPr>
        <w:pPrChange w:id="212" w:author="Lindie" w:date="2025-11-03T14:35:00Z">
          <w:pPr>
            <w:pStyle w:val="Heading2"/>
            <w:keepNext/>
            <w:keepLines/>
            <w:numPr>
              <w:ilvl w:val="1"/>
              <w:numId w:val="7"/>
            </w:numPr>
            <w:spacing w:before="160" w:beforeAutospacing="0" w:after="80" w:afterAutospacing="0" w:line="259" w:lineRule="auto"/>
            <w:ind w:left="993" w:hanging="567"/>
          </w:pPr>
        </w:pPrChange>
      </w:pPr>
      <w:bookmarkStart w:id="213" w:name="_Toc213003220"/>
      <w:del w:id="214" w:author="Lindie" w:date="2025-11-03T14:35:00Z">
        <w:r>
          <w:rPr>
            <w:rFonts w:eastAsiaTheme="majorEastAsia"/>
            <w:b w:val="0"/>
            <w:bCs w:val="0"/>
            <w:color w:val="2F5496" w:themeColor="accent1" w:themeShade="BF"/>
            <w:sz w:val="24"/>
            <w:szCs w:val="24"/>
            <w:lang w:val="en-GB"/>
          </w:rPr>
          <w:delText>Delivering a Group Coaching Session</w:delText>
        </w:r>
      </w:del>
      <w:bookmarkEnd w:id="213"/>
    </w:p>
    <w:p w14:paraId="37F2CD0D" w14:textId="77777777" w:rsidR="000E478E" w:rsidRPr="000E478E" w:rsidRDefault="005D2B9A" w:rsidP="000E478E">
      <w:pPr>
        <w:pStyle w:val="Heading2"/>
        <w:keepNext/>
        <w:keepLines/>
        <w:numPr>
          <w:ilvl w:val="1"/>
          <w:numId w:val="7"/>
        </w:numPr>
        <w:spacing w:before="160" w:beforeAutospacing="0" w:after="80" w:afterAutospacing="0" w:line="259" w:lineRule="auto"/>
        <w:ind w:left="787" w:hanging="567"/>
        <w:jc w:val="both"/>
        <w:rPr>
          <w:ins w:id="215" w:author="Lindie" w:date="2025-11-03T14:35:00Z"/>
          <w:rFonts w:eastAsiaTheme="majorEastAsia"/>
          <w:b w:val="0"/>
          <w:bCs w:val="0"/>
          <w:color w:val="000000" w:themeColor="text1"/>
          <w:sz w:val="24"/>
          <w:szCs w:val="24"/>
          <w:lang w:val="en-GB"/>
          <w:rPrChange w:id="216" w:author="Lindie" w:date="2025-11-03T14:39:00Z">
            <w:rPr>
              <w:ins w:id="217" w:author="Lindie" w:date="2025-11-03T14:35:00Z"/>
              <w:rFonts w:ascii="Serif" w:eastAsiaTheme="majorEastAsia" w:hAnsi="Serif" w:cs="Arial"/>
              <w:b w:val="0"/>
              <w:bCs w:val="0"/>
              <w:color w:val="2F5496" w:themeColor="accent1" w:themeShade="BF"/>
              <w:sz w:val="28"/>
              <w:szCs w:val="28"/>
              <w:lang w:val="en-GB"/>
            </w:rPr>
          </w:rPrChange>
        </w:rPr>
        <w:pPrChange w:id="218" w:author="Lindie" w:date="2025-11-03T14:39:00Z">
          <w:pPr>
            <w:pStyle w:val="Heading2"/>
            <w:keepNext/>
            <w:keepLines/>
            <w:numPr>
              <w:ilvl w:val="1"/>
              <w:numId w:val="7"/>
            </w:numPr>
            <w:spacing w:before="160" w:beforeAutospacing="0" w:after="80" w:afterAutospacing="0" w:line="259" w:lineRule="auto"/>
            <w:ind w:left="993" w:hanging="567"/>
          </w:pPr>
        </w:pPrChange>
      </w:pPr>
      <w:ins w:id="219" w:author="Lindie" w:date="2025-11-03T14:35:00Z">
        <w:r>
          <w:rPr>
            <w:rFonts w:eastAsiaTheme="majorEastAsia"/>
            <w:b w:val="0"/>
            <w:bCs w:val="0"/>
            <w:color w:val="000000" w:themeColor="text1"/>
            <w:sz w:val="24"/>
            <w:szCs w:val="24"/>
            <w:lang w:val="en-GB"/>
            <w:rPrChange w:id="220" w:author="Lindie" w:date="2025-11-03T14:39:00Z">
              <w:rPr>
                <w:rFonts w:ascii="Serif" w:eastAsiaTheme="majorEastAsia" w:hAnsi="Serif" w:cs="Arial"/>
                <w:b w:val="0"/>
                <w:bCs w:val="0"/>
                <w:color w:val="2F5496" w:themeColor="accent1" w:themeShade="BF"/>
                <w:sz w:val="28"/>
                <w:szCs w:val="28"/>
                <w:lang w:val="en-GB"/>
              </w:rPr>
            </w:rPrChange>
          </w:rPr>
          <w:t>Delivering a Group Coaching Session</w:t>
        </w:r>
      </w:ins>
    </w:p>
    <w:p w14:paraId="78B144E2" w14:textId="77777777" w:rsidR="000E478E" w:rsidRPr="000E478E" w:rsidRDefault="005D2B9A" w:rsidP="000E478E">
      <w:pPr>
        <w:pStyle w:val="ListParagraph"/>
        <w:numPr>
          <w:ilvl w:val="0"/>
          <w:numId w:val="15"/>
        </w:numPr>
        <w:spacing w:after="200" w:line="276" w:lineRule="auto"/>
        <w:jc w:val="both"/>
        <w:rPr>
          <w:ins w:id="221" w:author="Lindie" w:date="2025-11-03T14:35:00Z"/>
          <w:rFonts w:ascii="Times New Roman" w:hAnsi="Times New Roman" w:cs="Times New Roman"/>
          <w:b/>
          <w:color w:val="000000" w:themeColor="text1"/>
          <w:sz w:val="24"/>
          <w:szCs w:val="24"/>
          <w:rPrChange w:id="222" w:author="Lindie" w:date="2025-11-03T14:39:00Z">
            <w:rPr>
              <w:ins w:id="223" w:author="Lindie" w:date="2025-11-03T14:35:00Z"/>
              <w:b/>
              <w:highlight w:val="yellow"/>
            </w:rPr>
          </w:rPrChange>
        </w:rPr>
        <w:pPrChange w:id="224" w:author="Lindie" w:date="2025-11-03T14:39:00Z">
          <w:pPr>
            <w:pStyle w:val="ListParagraph"/>
            <w:numPr>
              <w:numId w:val="15"/>
            </w:numPr>
            <w:spacing w:after="200" w:line="276" w:lineRule="auto"/>
            <w:ind w:hanging="360"/>
          </w:pPr>
        </w:pPrChange>
      </w:pPr>
      <w:ins w:id="225" w:author="Lindie" w:date="2025-11-03T14:35:00Z">
        <w:r>
          <w:rPr>
            <w:rFonts w:ascii="Times New Roman" w:hAnsi="Times New Roman" w:cs="Times New Roman"/>
            <w:b/>
            <w:color w:val="000000" w:themeColor="text1"/>
            <w:sz w:val="24"/>
            <w:szCs w:val="24"/>
            <w:rPrChange w:id="226" w:author="Lindie" w:date="2025-11-03T14:39:00Z">
              <w:rPr>
                <w:b/>
                <w:highlight w:val="yellow"/>
              </w:rPr>
            </w:rPrChange>
          </w:rPr>
          <w:t xml:space="preserve">Visitation of target places </w:t>
        </w:r>
      </w:ins>
    </w:p>
    <w:p w14:paraId="43AC9826" w14:textId="77777777" w:rsidR="000E478E" w:rsidRPr="000E478E" w:rsidRDefault="005D2B9A">
      <w:pPr>
        <w:pStyle w:val="ListParagraph"/>
        <w:numPr>
          <w:ilvl w:val="0"/>
          <w:numId w:val="16"/>
        </w:numPr>
        <w:spacing w:after="200" w:line="276" w:lineRule="auto"/>
        <w:jc w:val="both"/>
        <w:rPr>
          <w:ins w:id="227" w:author="Lindie" w:date="2025-11-03T14:35:00Z"/>
          <w:rFonts w:ascii="Times New Roman" w:hAnsi="Times New Roman" w:cs="Times New Roman"/>
          <w:b/>
          <w:bCs/>
          <w:color w:val="000000" w:themeColor="text1"/>
          <w:sz w:val="24"/>
          <w:szCs w:val="24"/>
          <w:rPrChange w:id="228" w:author="Lindie" w:date="2025-11-03T14:39:00Z">
            <w:rPr>
              <w:ins w:id="229" w:author="Lindie" w:date="2025-11-03T14:35:00Z"/>
              <w:rFonts w:ascii="Serif" w:hAnsi="Serif"/>
              <w:b/>
              <w:bCs/>
            </w:rPr>
          </w:rPrChange>
        </w:rPr>
      </w:pPr>
      <w:ins w:id="230" w:author="Lindie" w:date="2025-11-03T14:35:00Z">
        <w:r>
          <w:rPr>
            <w:rFonts w:ascii="Times New Roman" w:hAnsi="Times New Roman" w:cs="Times New Roman"/>
            <w:color w:val="000000" w:themeColor="text1"/>
            <w:sz w:val="24"/>
            <w:szCs w:val="24"/>
            <w:rPrChange w:id="231" w:author="Lindie" w:date="2025-11-03T14:39:00Z">
              <w:rPr>
                <w:highlight w:val="yellow"/>
              </w:rPr>
            </w:rPrChange>
          </w:rPr>
          <w:t>This can be market, church and health centers etc</w:t>
        </w:r>
      </w:ins>
    </w:p>
    <w:p w14:paraId="4F55C1FF" w14:textId="77777777" w:rsidR="000E478E" w:rsidRPr="000E478E" w:rsidRDefault="005D2B9A" w:rsidP="000E478E">
      <w:pPr>
        <w:pStyle w:val="ListParagraph"/>
        <w:numPr>
          <w:ilvl w:val="0"/>
          <w:numId w:val="15"/>
        </w:numPr>
        <w:spacing w:after="200" w:line="276" w:lineRule="auto"/>
        <w:jc w:val="both"/>
        <w:rPr>
          <w:ins w:id="232" w:author="Lindie" w:date="2025-11-03T14:35:00Z"/>
          <w:rFonts w:ascii="Times New Roman" w:hAnsi="Times New Roman" w:cs="Times New Roman"/>
          <w:b/>
          <w:color w:val="000000" w:themeColor="text1"/>
          <w:sz w:val="24"/>
          <w:szCs w:val="24"/>
          <w:rPrChange w:id="233" w:author="Lindie" w:date="2025-11-03T14:39:00Z">
            <w:rPr>
              <w:ins w:id="234" w:author="Lindie" w:date="2025-11-03T14:35:00Z"/>
              <w:b/>
              <w:highlight w:val="yellow"/>
            </w:rPr>
          </w:rPrChange>
        </w:rPr>
        <w:pPrChange w:id="235" w:author="Lindie" w:date="2025-11-03T14:39:00Z">
          <w:pPr>
            <w:pStyle w:val="ListParagraph"/>
            <w:numPr>
              <w:numId w:val="15"/>
            </w:numPr>
            <w:spacing w:after="200" w:line="276" w:lineRule="auto"/>
            <w:ind w:hanging="360"/>
          </w:pPr>
        </w:pPrChange>
      </w:pPr>
      <w:ins w:id="236" w:author="Lindie" w:date="2025-11-03T14:35:00Z">
        <w:r>
          <w:rPr>
            <w:rFonts w:ascii="Times New Roman" w:hAnsi="Times New Roman" w:cs="Times New Roman"/>
            <w:b/>
            <w:color w:val="000000" w:themeColor="text1"/>
            <w:sz w:val="24"/>
            <w:szCs w:val="24"/>
            <w:rPrChange w:id="237" w:author="Lindie" w:date="2025-11-03T14:39:00Z">
              <w:rPr>
                <w:b/>
                <w:highlight w:val="yellow"/>
              </w:rPr>
            </w:rPrChange>
          </w:rPr>
          <w:t xml:space="preserve">Sensitization in the community </w:t>
        </w:r>
      </w:ins>
    </w:p>
    <w:p w14:paraId="28002576" w14:textId="77777777" w:rsidR="000E478E" w:rsidRPr="000E478E" w:rsidRDefault="005D2B9A" w:rsidP="000E478E">
      <w:pPr>
        <w:pStyle w:val="ListParagraph"/>
        <w:numPr>
          <w:ilvl w:val="0"/>
          <w:numId w:val="17"/>
        </w:numPr>
        <w:spacing w:after="200" w:line="276" w:lineRule="auto"/>
        <w:ind w:left="1020"/>
        <w:jc w:val="both"/>
        <w:rPr>
          <w:ins w:id="238" w:author="Lindie" w:date="2025-11-03T14:35:00Z"/>
          <w:rFonts w:ascii="Times New Roman" w:hAnsi="Times New Roman" w:cs="Times New Roman"/>
          <w:color w:val="000000" w:themeColor="text1"/>
          <w:sz w:val="24"/>
          <w:szCs w:val="24"/>
          <w:rPrChange w:id="239" w:author="Lindie" w:date="2025-11-03T14:39:00Z">
            <w:rPr>
              <w:ins w:id="240" w:author="Lindie" w:date="2025-11-03T14:35:00Z"/>
              <w:highlight w:val="yellow"/>
            </w:rPr>
          </w:rPrChange>
        </w:rPr>
        <w:pPrChange w:id="241" w:author="Lindie" w:date="2025-11-03T14:39:00Z">
          <w:pPr>
            <w:pStyle w:val="ListParagraph"/>
            <w:numPr>
              <w:numId w:val="17"/>
            </w:numPr>
            <w:spacing w:after="200" w:line="276" w:lineRule="auto"/>
            <w:ind w:left="1020" w:hanging="360"/>
          </w:pPr>
        </w:pPrChange>
      </w:pPr>
      <w:ins w:id="242" w:author="Lindie" w:date="2025-11-03T14:35:00Z">
        <w:r>
          <w:rPr>
            <w:rFonts w:ascii="Times New Roman" w:hAnsi="Times New Roman" w:cs="Times New Roman"/>
            <w:color w:val="000000" w:themeColor="text1"/>
            <w:sz w:val="24"/>
            <w:szCs w:val="24"/>
            <w:rPrChange w:id="243" w:author="Lindie" w:date="2025-11-03T14:39:00Z">
              <w:rPr>
                <w:highlight w:val="yellow"/>
              </w:rPr>
            </w:rPrChange>
          </w:rPr>
          <w:t xml:space="preserve">Awareness of the program in the community  </w:t>
        </w:r>
      </w:ins>
    </w:p>
    <w:p w14:paraId="28A9E0D5" w14:textId="77777777" w:rsidR="000E478E" w:rsidRPr="000E478E" w:rsidRDefault="005D2B9A" w:rsidP="000E478E">
      <w:pPr>
        <w:pStyle w:val="ListParagraph"/>
        <w:numPr>
          <w:ilvl w:val="0"/>
          <w:numId w:val="17"/>
        </w:numPr>
        <w:spacing w:after="200" w:line="276" w:lineRule="auto"/>
        <w:ind w:left="1020"/>
        <w:jc w:val="both"/>
        <w:rPr>
          <w:ins w:id="244" w:author="Lindie" w:date="2025-11-03T14:35:00Z"/>
          <w:rFonts w:ascii="Times New Roman" w:hAnsi="Times New Roman" w:cs="Times New Roman"/>
          <w:color w:val="000000" w:themeColor="text1"/>
          <w:sz w:val="24"/>
          <w:szCs w:val="24"/>
          <w:rPrChange w:id="245" w:author="Lindie" w:date="2025-11-03T14:39:00Z">
            <w:rPr>
              <w:ins w:id="246" w:author="Lindie" w:date="2025-11-03T14:35:00Z"/>
              <w:highlight w:val="yellow"/>
            </w:rPr>
          </w:rPrChange>
        </w:rPr>
        <w:pPrChange w:id="247" w:author="Lindie" w:date="2025-11-03T14:39:00Z">
          <w:pPr>
            <w:pStyle w:val="ListParagraph"/>
            <w:numPr>
              <w:numId w:val="17"/>
            </w:numPr>
            <w:spacing w:after="200" w:line="276" w:lineRule="auto"/>
            <w:ind w:left="1020" w:hanging="360"/>
          </w:pPr>
        </w:pPrChange>
      </w:pPr>
      <w:ins w:id="248" w:author="Lindie" w:date="2025-11-03T14:35:00Z">
        <w:r>
          <w:rPr>
            <w:rFonts w:ascii="Times New Roman" w:hAnsi="Times New Roman" w:cs="Times New Roman"/>
            <w:color w:val="000000" w:themeColor="text1"/>
            <w:sz w:val="24"/>
            <w:szCs w:val="24"/>
            <w:rPrChange w:id="249" w:author="Lindie" w:date="2025-11-03T14:39:00Z">
              <w:rPr>
                <w:highlight w:val="yellow"/>
              </w:rPr>
            </w:rPrChange>
          </w:rPr>
          <w:t>Inform the community of agreed</w:t>
        </w:r>
        <w:r>
          <w:rPr>
            <w:rFonts w:ascii="Times New Roman" w:hAnsi="Times New Roman" w:cs="Times New Roman"/>
            <w:color w:val="000000" w:themeColor="text1"/>
            <w:sz w:val="24"/>
            <w:szCs w:val="24"/>
            <w:rPrChange w:id="250" w:author="Lindie" w:date="2025-11-03T14:39:00Z">
              <w:rPr>
                <w:highlight w:val="yellow"/>
              </w:rPr>
            </w:rPrChange>
          </w:rPr>
          <w:t xml:space="preserve"> meeting places, days and time </w:t>
        </w:r>
      </w:ins>
    </w:p>
    <w:p w14:paraId="1823115D" w14:textId="77777777" w:rsidR="000E478E" w:rsidRPr="000E478E" w:rsidRDefault="005D2B9A" w:rsidP="000E478E">
      <w:pPr>
        <w:jc w:val="both"/>
        <w:rPr>
          <w:ins w:id="251" w:author="Lindie" w:date="2025-11-03T14:35:00Z"/>
          <w:rFonts w:ascii="Times New Roman" w:hAnsi="Times New Roman" w:cs="Times New Roman"/>
          <w:b/>
          <w:color w:val="000000" w:themeColor="text1"/>
          <w:sz w:val="24"/>
          <w:szCs w:val="24"/>
          <w:rPrChange w:id="252" w:author="Lindie" w:date="2025-11-03T14:39:00Z">
            <w:rPr>
              <w:ins w:id="253" w:author="Lindie" w:date="2025-11-03T14:35:00Z"/>
              <w:b/>
              <w:highlight w:val="yellow"/>
            </w:rPr>
          </w:rPrChange>
        </w:rPr>
        <w:pPrChange w:id="254" w:author="Lindie" w:date="2025-11-03T14:39:00Z">
          <w:pPr/>
        </w:pPrChange>
      </w:pPr>
      <w:ins w:id="255" w:author="Lindie" w:date="2025-11-03T14:35:00Z">
        <w:r>
          <w:rPr>
            <w:rFonts w:ascii="Times New Roman" w:hAnsi="Times New Roman" w:cs="Times New Roman"/>
            <w:b/>
            <w:color w:val="000000" w:themeColor="text1"/>
            <w:sz w:val="24"/>
            <w:szCs w:val="24"/>
            <w:rPrChange w:id="256" w:author="Lindie" w:date="2025-11-03T14:39:00Z">
              <w:rPr>
                <w:b/>
                <w:highlight w:val="yellow"/>
              </w:rPr>
            </w:rPrChange>
          </w:rPr>
          <w:t xml:space="preserve">        3    Meeting the group </w:t>
        </w:r>
      </w:ins>
    </w:p>
    <w:p w14:paraId="145DE94A" w14:textId="77777777" w:rsidR="000E478E" w:rsidRPr="000E478E" w:rsidRDefault="005D2B9A" w:rsidP="000E478E">
      <w:pPr>
        <w:numPr>
          <w:ilvl w:val="0"/>
          <w:numId w:val="18"/>
        </w:numPr>
        <w:tabs>
          <w:tab w:val="clear" w:pos="420"/>
        </w:tabs>
        <w:ind w:firstLine="20"/>
        <w:jc w:val="both"/>
        <w:rPr>
          <w:ins w:id="257" w:author="Lindie" w:date="2025-11-03T14:35:00Z"/>
          <w:rFonts w:ascii="Times New Roman" w:hAnsi="Times New Roman" w:cs="Times New Roman"/>
          <w:color w:val="000000" w:themeColor="text1"/>
          <w:sz w:val="24"/>
          <w:szCs w:val="24"/>
          <w:rPrChange w:id="258" w:author="Lindie" w:date="2025-11-03T14:39:00Z">
            <w:rPr>
              <w:ins w:id="259" w:author="Lindie" w:date="2025-11-03T14:35:00Z"/>
              <w:highlight w:val="yellow"/>
            </w:rPr>
          </w:rPrChange>
        </w:rPr>
        <w:pPrChange w:id="260" w:author="Lindie" w:date="2025-11-03T14:39:00Z">
          <w:pPr>
            <w:numPr>
              <w:numId w:val="18"/>
            </w:numPr>
            <w:ind w:left="420" w:firstLine="20"/>
          </w:pPr>
        </w:pPrChange>
      </w:pPr>
      <w:ins w:id="261" w:author="Lindie" w:date="2025-11-03T14:35:00Z">
        <w:r>
          <w:rPr>
            <w:rFonts w:ascii="Times New Roman" w:hAnsi="Times New Roman" w:cs="Times New Roman"/>
            <w:color w:val="000000" w:themeColor="text1"/>
            <w:sz w:val="24"/>
            <w:szCs w:val="24"/>
            <w:rPrChange w:id="262" w:author="Lindie" w:date="2025-11-03T14:39:00Z">
              <w:rPr>
                <w:highlight w:val="yellow"/>
              </w:rPr>
            </w:rPrChange>
          </w:rPr>
          <w:t xml:space="preserve">Greeting to the group and making introductions </w:t>
        </w:r>
      </w:ins>
    </w:p>
    <w:p w14:paraId="71CB80D0" w14:textId="77777777" w:rsidR="000E478E" w:rsidRPr="000E478E" w:rsidRDefault="005D2B9A" w:rsidP="000E478E">
      <w:pPr>
        <w:numPr>
          <w:ilvl w:val="0"/>
          <w:numId w:val="18"/>
        </w:numPr>
        <w:tabs>
          <w:tab w:val="clear" w:pos="420"/>
        </w:tabs>
        <w:ind w:firstLine="20"/>
        <w:jc w:val="both"/>
        <w:rPr>
          <w:ins w:id="263" w:author="Lindie" w:date="2025-11-03T14:35:00Z"/>
          <w:rFonts w:ascii="Times New Roman" w:hAnsi="Times New Roman" w:cs="Times New Roman"/>
          <w:color w:val="000000" w:themeColor="text1"/>
          <w:sz w:val="24"/>
          <w:szCs w:val="24"/>
          <w:rPrChange w:id="264" w:author="Lindie" w:date="2025-11-03T14:39:00Z">
            <w:rPr>
              <w:ins w:id="265" w:author="Lindie" w:date="2025-11-03T14:35:00Z"/>
              <w:highlight w:val="yellow"/>
            </w:rPr>
          </w:rPrChange>
        </w:rPr>
        <w:pPrChange w:id="266" w:author="Lindie" w:date="2025-11-03T14:39:00Z">
          <w:pPr>
            <w:numPr>
              <w:numId w:val="18"/>
            </w:numPr>
            <w:ind w:left="420" w:firstLine="20"/>
          </w:pPr>
        </w:pPrChange>
      </w:pPr>
      <w:ins w:id="267" w:author="Lindie" w:date="2025-11-03T14:35:00Z">
        <w:r>
          <w:rPr>
            <w:rFonts w:ascii="Times New Roman" w:hAnsi="Times New Roman" w:cs="Times New Roman"/>
            <w:color w:val="000000" w:themeColor="text1"/>
            <w:sz w:val="24"/>
            <w:szCs w:val="24"/>
            <w:rPrChange w:id="268" w:author="Lindie" w:date="2025-11-03T14:39:00Z">
              <w:rPr>
                <w:highlight w:val="yellow"/>
              </w:rPr>
            </w:rPrChange>
          </w:rPr>
          <w:t xml:space="preserve">Explain the reason of the visit </w:t>
        </w:r>
      </w:ins>
    </w:p>
    <w:p w14:paraId="2719AFF6" w14:textId="77777777" w:rsidR="000E478E" w:rsidRPr="000E478E" w:rsidRDefault="005D2B9A" w:rsidP="000E478E">
      <w:pPr>
        <w:pStyle w:val="ListParagraph"/>
        <w:numPr>
          <w:ilvl w:val="0"/>
          <w:numId w:val="18"/>
        </w:numPr>
        <w:tabs>
          <w:tab w:val="clear" w:pos="420"/>
        </w:tabs>
        <w:spacing w:after="200" w:line="276" w:lineRule="auto"/>
        <w:ind w:firstLine="20"/>
        <w:jc w:val="both"/>
        <w:rPr>
          <w:ins w:id="269" w:author="Lindie" w:date="2025-11-03T14:35:00Z"/>
          <w:rFonts w:ascii="Times New Roman" w:hAnsi="Times New Roman" w:cs="Times New Roman"/>
          <w:color w:val="000000" w:themeColor="text1"/>
          <w:sz w:val="24"/>
          <w:szCs w:val="24"/>
          <w:rPrChange w:id="270" w:author="Lindie" w:date="2025-11-03T14:39:00Z">
            <w:rPr>
              <w:ins w:id="271" w:author="Lindie" w:date="2025-11-03T14:35:00Z"/>
              <w:highlight w:val="yellow"/>
            </w:rPr>
          </w:rPrChange>
        </w:rPr>
        <w:pPrChange w:id="272" w:author="Lindie" w:date="2025-11-03T14:39:00Z">
          <w:pPr>
            <w:pStyle w:val="ListParagraph"/>
            <w:numPr>
              <w:numId w:val="18"/>
            </w:numPr>
            <w:spacing w:after="200" w:line="276" w:lineRule="auto"/>
            <w:ind w:left="420" w:firstLine="20"/>
          </w:pPr>
        </w:pPrChange>
      </w:pPr>
      <w:ins w:id="273" w:author="Lindie" w:date="2025-11-03T14:35:00Z">
        <w:r>
          <w:rPr>
            <w:rFonts w:ascii="Times New Roman" w:hAnsi="Times New Roman" w:cs="Times New Roman"/>
            <w:color w:val="000000" w:themeColor="text1"/>
            <w:sz w:val="24"/>
            <w:szCs w:val="24"/>
            <w:rPrChange w:id="274" w:author="Lindie" w:date="2025-11-03T14:39:00Z">
              <w:rPr>
                <w:highlight w:val="yellow"/>
              </w:rPr>
            </w:rPrChange>
          </w:rPr>
          <w:t>Proceed with coaching session after greetings and introductions have been done</w:t>
        </w:r>
      </w:ins>
    </w:p>
    <w:p w14:paraId="1F8048B6" w14:textId="77777777" w:rsidR="000E478E" w:rsidRPr="000E478E" w:rsidRDefault="005D2B9A" w:rsidP="000E478E">
      <w:pPr>
        <w:pStyle w:val="ListParagraph"/>
        <w:numPr>
          <w:ilvl w:val="0"/>
          <w:numId w:val="19"/>
        </w:numPr>
        <w:spacing w:after="200" w:line="276" w:lineRule="auto"/>
        <w:jc w:val="both"/>
        <w:rPr>
          <w:ins w:id="275" w:author="Lindie" w:date="2025-11-03T14:35:00Z"/>
          <w:rFonts w:ascii="Times New Roman" w:hAnsi="Times New Roman" w:cs="Times New Roman"/>
          <w:color w:val="000000" w:themeColor="text1"/>
          <w:sz w:val="24"/>
          <w:szCs w:val="24"/>
          <w:rPrChange w:id="276" w:author="Lindie" w:date="2025-11-03T14:39:00Z">
            <w:rPr>
              <w:ins w:id="277" w:author="Lindie" w:date="2025-11-03T14:35:00Z"/>
              <w:highlight w:val="yellow"/>
            </w:rPr>
          </w:rPrChange>
        </w:rPr>
        <w:pPrChange w:id="278" w:author="Lindie" w:date="2025-11-03T14:39:00Z">
          <w:pPr>
            <w:pStyle w:val="ListParagraph"/>
            <w:numPr>
              <w:numId w:val="19"/>
            </w:numPr>
            <w:spacing w:after="200" w:line="276" w:lineRule="auto"/>
            <w:ind w:left="1440" w:hanging="360"/>
          </w:pPr>
        </w:pPrChange>
      </w:pPr>
      <w:ins w:id="279" w:author="Lindie" w:date="2025-11-03T14:35:00Z">
        <w:r>
          <w:rPr>
            <w:rFonts w:ascii="Times New Roman" w:hAnsi="Times New Roman" w:cs="Times New Roman"/>
            <w:color w:val="000000" w:themeColor="text1"/>
            <w:sz w:val="24"/>
            <w:szCs w:val="24"/>
            <w:rPrChange w:id="280" w:author="Lindie" w:date="2025-11-03T14:39:00Z">
              <w:rPr>
                <w:highlight w:val="yellow"/>
              </w:rPr>
            </w:rPrChange>
          </w:rPr>
          <w:t xml:space="preserve">Display  the posters </w:t>
        </w:r>
      </w:ins>
    </w:p>
    <w:p w14:paraId="17722784" w14:textId="77777777" w:rsidR="000E478E" w:rsidRPr="000E478E" w:rsidRDefault="005D2B9A" w:rsidP="000E478E">
      <w:pPr>
        <w:pStyle w:val="ListParagraph"/>
        <w:numPr>
          <w:ilvl w:val="0"/>
          <w:numId w:val="19"/>
        </w:numPr>
        <w:spacing w:after="200" w:line="276" w:lineRule="auto"/>
        <w:jc w:val="both"/>
        <w:rPr>
          <w:ins w:id="281" w:author="Lindie" w:date="2025-11-03T14:35:00Z"/>
          <w:rFonts w:ascii="Times New Roman" w:hAnsi="Times New Roman" w:cs="Times New Roman"/>
          <w:color w:val="000000" w:themeColor="text1"/>
          <w:sz w:val="24"/>
          <w:szCs w:val="24"/>
          <w:rPrChange w:id="282" w:author="Lindie" w:date="2025-11-03T14:39:00Z">
            <w:rPr>
              <w:ins w:id="283" w:author="Lindie" w:date="2025-11-03T14:35:00Z"/>
              <w:highlight w:val="yellow"/>
            </w:rPr>
          </w:rPrChange>
        </w:rPr>
        <w:pPrChange w:id="284" w:author="Lindie" w:date="2025-11-03T14:39:00Z">
          <w:pPr>
            <w:pStyle w:val="ListParagraph"/>
            <w:numPr>
              <w:numId w:val="19"/>
            </w:numPr>
            <w:spacing w:after="200" w:line="276" w:lineRule="auto"/>
            <w:ind w:left="1440" w:hanging="360"/>
          </w:pPr>
        </w:pPrChange>
      </w:pPr>
      <w:ins w:id="285" w:author="Lindie" w:date="2025-11-03T14:35:00Z">
        <w:r>
          <w:rPr>
            <w:rFonts w:ascii="Times New Roman" w:hAnsi="Times New Roman" w:cs="Times New Roman"/>
            <w:color w:val="000000" w:themeColor="text1"/>
            <w:sz w:val="24"/>
            <w:szCs w:val="24"/>
            <w:rPrChange w:id="286" w:author="Lindie" w:date="2025-11-03T14:39:00Z">
              <w:rPr>
                <w:highlight w:val="yellow"/>
              </w:rPr>
            </w:rPrChange>
          </w:rPr>
          <w:t>Ask the targeted audience questions</w:t>
        </w:r>
      </w:ins>
    </w:p>
    <w:p w14:paraId="1162ABAD" w14:textId="77777777" w:rsidR="000E478E" w:rsidRPr="000E478E" w:rsidRDefault="005D2B9A" w:rsidP="000E478E">
      <w:pPr>
        <w:pStyle w:val="ListParagraph"/>
        <w:numPr>
          <w:ilvl w:val="0"/>
          <w:numId w:val="20"/>
        </w:numPr>
        <w:spacing w:after="200" w:line="276" w:lineRule="auto"/>
        <w:jc w:val="both"/>
        <w:rPr>
          <w:ins w:id="287" w:author="Lindie" w:date="2025-11-03T14:35:00Z"/>
          <w:rFonts w:ascii="Times New Roman" w:hAnsi="Times New Roman" w:cs="Times New Roman"/>
          <w:color w:val="000000" w:themeColor="text1"/>
          <w:sz w:val="24"/>
          <w:szCs w:val="24"/>
          <w:rPrChange w:id="288" w:author="Lindie" w:date="2025-11-03T14:39:00Z">
            <w:rPr>
              <w:ins w:id="289" w:author="Lindie" w:date="2025-11-03T14:35:00Z"/>
            </w:rPr>
          </w:rPrChange>
        </w:rPr>
        <w:pPrChange w:id="290" w:author="Lindie" w:date="2025-11-03T14:39:00Z">
          <w:pPr>
            <w:pStyle w:val="ListParagraph"/>
            <w:numPr>
              <w:numId w:val="20"/>
            </w:numPr>
            <w:spacing w:after="200" w:line="276" w:lineRule="auto"/>
            <w:ind w:left="1440" w:hanging="360"/>
          </w:pPr>
        </w:pPrChange>
      </w:pPr>
      <w:ins w:id="291" w:author="Lindie" w:date="2025-11-03T14:35:00Z">
        <w:r>
          <w:rPr>
            <w:rFonts w:ascii="Times New Roman" w:hAnsi="Times New Roman" w:cs="Times New Roman"/>
            <w:color w:val="000000" w:themeColor="text1"/>
            <w:sz w:val="24"/>
            <w:szCs w:val="24"/>
            <w:rPrChange w:id="292" w:author="Lindie" w:date="2025-11-03T14:39:00Z">
              <w:rPr/>
            </w:rPrChange>
          </w:rPr>
          <w:t xml:space="preserve">Summarize by asking questions on what was discussed in the sessions </w:t>
        </w:r>
      </w:ins>
    </w:p>
    <w:p w14:paraId="1160D295" w14:textId="77777777" w:rsidR="000E478E" w:rsidRPr="000E478E" w:rsidRDefault="000E478E" w:rsidP="000E478E">
      <w:pPr>
        <w:pStyle w:val="ListParagraph"/>
        <w:numPr>
          <w:ilvl w:val="255"/>
          <w:numId w:val="0"/>
        </w:numPr>
        <w:spacing w:after="200" w:line="276" w:lineRule="auto"/>
        <w:jc w:val="both"/>
        <w:rPr>
          <w:ins w:id="293" w:author="Lindie" w:date="2025-11-03T14:35:00Z"/>
          <w:rFonts w:ascii="Times New Roman" w:hAnsi="Times New Roman" w:cs="Times New Roman"/>
          <w:color w:val="000000" w:themeColor="text1"/>
          <w:sz w:val="24"/>
          <w:szCs w:val="24"/>
          <w:rPrChange w:id="294" w:author="Lindie" w:date="2025-11-03T14:39:00Z">
            <w:rPr>
              <w:ins w:id="295" w:author="Lindie" w:date="2025-11-03T14:35:00Z"/>
              <w:highlight w:val="yellow"/>
            </w:rPr>
          </w:rPrChange>
        </w:rPr>
        <w:pPrChange w:id="296" w:author="Lindie" w:date="2025-11-03T14:39:00Z">
          <w:pPr>
            <w:pStyle w:val="ListParagraph"/>
            <w:numPr>
              <w:ilvl w:val="255"/>
            </w:numPr>
            <w:spacing w:after="200" w:line="276" w:lineRule="auto"/>
            <w:ind w:left="0"/>
          </w:pPr>
        </w:pPrChange>
      </w:pPr>
    </w:p>
    <w:p w14:paraId="4A7B6396" w14:textId="77777777" w:rsidR="000E478E" w:rsidRPr="000E478E" w:rsidRDefault="005D2B9A" w:rsidP="000E478E">
      <w:pPr>
        <w:pStyle w:val="ListParagraph"/>
        <w:numPr>
          <w:ilvl w:val="0"/>
          <w:numId w:val="20"/>
        </w:numPr>
        <w:spacing w:after="200" w:line="276" w:lineRule="auto"/>
        <w:jc w:val="both"/>
        <w:rPr>
          <w:ins w:id="297" w:author="Lindie" w:date="2025-11-03T14:35:00Z"/>
          <w:rFonts w:ascii="Times New Roman" w:hAnsi="Times New Roman" w:cs="Times New Roman"/>
          <w:color w:val="000000" w:themeColor="text1"/>
          <w:sz w:val="24"/>
          <w:szCs w:val="24"/>
          <w:rPrChange w:id="298" w:author="Lindie" w:date="2025-11-03T14:39:00Z">
            <w:rPr>
              <w:ins w:id="299" w:author="Lindie" w:date="2025-11-03T14:35:00Z"/>
            </w:rPr>
          </w:rPrChange>
        </w:rPr>
        <w:pPrChange w:id="300" w:author="Lindie" w:date="2025-11-03T14:39:00Z">
          <w:pPr>
            <w:pStyle w:val="ListParagraph"/>
            <w:numPr>
              <w:numId w:val="20"/>
            </w:numPr>
            <w:spacing w:after="200" w:line="276" w:lineRule="auto"/>
            <w:ind w:left="1440" w:hanging="360"/>
          </w:pPr>
        </w:pPrChange>
      </w:pPr>
      <w:ins w:id="301" w:author="Lindie" w:date="2025-11-03T14:35:00Z">
        <w:r>
          <w:rPr>
            <w:rFonts w:ascii="Times New Roman" w:hAnsi="Times New Roman" w:cs="Times New Roman"/>
            <w:color w:val="000000" w:themeColor="text1"/>
            <w:sz w:val="24"/>
            <w:szCs w:val="24"/>
            <w:rPrChange w:id="302" w:author="Lindie" w:date="2025-11-03T14:39:00Z">
              <w:rPr/>
            </w:rPrChange>
          </w:rPr>
          <w:t>Appreciate the targeted population for their time and participation</w:t>
        </w:r>
      </w:ins>
    </w:p>
    <w:p w14:paraId="7AA859F0" w14:textId="77777777" w:rsidR="000E478E" w:rsidRPr="000E478E" w:rsidRDefault="005D2B9A" w:rsidP="000E478E">
      <w:pPr>
        <w:pStyle w:val="ListParagraph"/>
        <w:numPr>
          <w:ilvl w:val="0"/>
          <w:numId w:val="20"/>
        </w:numPr>
        <w:spacing w:after="200" w:line="276" w:lineRule="auto"/>
        <w:jc w:val="both"/>
        <w:rPr>
          <w:ins w:id="303" w:author="Lindie" w:date="2025-11-03T14:35:00Z"/>
          <w:rFonts w:ascii="Times New Roman" w:hAnsi="Times New Roman" w:cs="Times New Roman"/>
          <w:color w:val="000000" w:themeColor="text1"/>
          <w:sz w:val="24"/>
          <w:szCs w:val="24"/>
          <w:rPrChange w:id="304" w:author="Lindie" w:date="2025-11-03T14:39:00Z">
            <w:rPr>
              <w:ins w:id="305" w:author="Lindie" w:date="2025-11-03T14:35:00Z"/>
            </w:rPr>
          </w:rPrChange>
        </w:rPr>
        <w:pPrChange w:id="306" w:author="Lindie" w:date="2025-11-03T14:39:00Z">
          <w:pPr>
            <w:pStyle w:val="ListParagraph"/>
            <w:numPr>
              <w:numId w:val="20"/>
            </w:numPr>
            <w:spacing w:after="200" w:line="276" w:lineRule="auto"/>
            <w:ind w:left="1440" w:hanging="360"/>
          </w:pPr>
        </w:pPrChange>
      </w:pPr>
      <w:ins w:id="307" w:author="Lindie" w:date="2025-11-03T14:35:00Z">
        <w:r>
          <w:rPr>
            <w:rFonts w:ascii="Times New Roman" w:hAnsi="Times New Roman" w:cs="Times New Roman"/>
            <w:color w:val="000000" w:themeColor="text1"/>
            <w:sz w:val="24"/>
            <w:szCs w:val="24"/>
            <w:rPrChange w:id="308" w:author="Lindie" w:date="2025-11-03T14:39:00Z">
              <w:rPr/>
            </w:rPrChange>
          </w:rPr>
          <w:t>Coach gives closing remarks ,  dates and venues for next coaching sessions</w:t>
        </w:r>
      </w:ins>
    </w:p>
    <w:p w14:paraId="278F5456" w14:textId="77777777" w:rsidR="000E478E" w:rsidRPr="000E478E" w:rsidRDefault="000E478E" w:rsidP="000E478E">
      <w:pPr>
        <w:jc w:val="both"/>
        <w:rPr>
          <w:ins w:id="309" w:author="Lindie" w:date="2025-11-03T14:35:00Z"/>
          <w:rFonts w:ascii="Times New Roman" w:hAnsi="Times New Roman" w:cs="Times New Roman"/>
          <w:sz w:val="24"/>
          <w:szCs w:val="24"/>
          <w:rPrChange w:id="310" w:author="Lindie" w:date="2025-11-03T14:39:00Z">
            <w:rPr>
              <w:ins w:id="311" w:author="Lindie" w:date="2025-11-03T14:35:00Z"/>
            </w:rPr>
          </w:rPrChange>
        </w:rPr>
        <w:pPrChange w:id="312" w:author="Lindie" w:date="2025-11-03T14:39:00Z">
          <w:pPr/>
        </w:pPrChange>
      </w:pPr>
    </w:p>
    <w:p w14:paraId="40A31C5E" w14:textId="77777777" w:rsidR="000E478E" w:rsidRDefault="000E478E">
      <w:pPr>
        <w:jc w:val="both"/>
        <w:rPr>
          <w:rFonts w:ascii="Times New Roman" w:hAnsi="Times New Roman" w:cs="Times New Roman"/>
          <w:b/>
          <w:bCs/>
          <w:sz w:val="24"/>
          <w:szCs w:val="24"/>
        </w:rPr>
      </w:pPr>
    </w:p>
    <w:p w14:paraId="4C8413AC" w14:textId="77777777" w:rsidR="000E478E" w:rsidRDefault="005D2B9A">
      <w:pPr>
        <w:pStyle w:val="ListParagraph"/>
        <w:numPr>
          <w:ilvl w:val="0"/>
          <w:numId w:val="15"/>
        </w:numPr>
        <w:spacing w:after="200" w:line="276" w:lineRule="auto"/>
        <w:rPr>
          <w:del w:id="313" w:author="Lindie" w:date="2025-11-03T14:36:00Z"/>
          <w:rFonts w:ascii="Times New Roman" w:hAnsi="Times New Roman" w:cs="Times New Roman"/>
          <w:b/>
          <w:sz w:val="24"/>
          <w:szCs w:val="24"/>
          <w:highlight w:val="yellow"/>
        </w:rPr>
      </w:pPr>
      <w:del w:id="314" w:author="Lindie" w:date="2025-11-03T14:36:00Z">
        <w:r>
          <w:rPr>
            <w:rFonts w:ascii="Times New Roman" w:hAnsi="Times New Roman" w:cs="Times New Roman"/>
            <w:b/>
            <w:sz w:val="24"/>
            <w:szCs w:val="24"/>
            <w:highlight w:val="yellow"/>
          </w:rPr>
          <w:delText xml:space="preserve">Sensitization in the community </w:delText>
        </w:r>
      </w:del>
    </w:p>
    <w:p w14:paraId="01F378F1" w14:textId="77777777" w:rsidR="000E478E" w:rsidRDefault="005D2B9A">
      <w:pPr>
        <w:pStyle w:val="ListParagraph"/>
        <w:numPr>
          <w:ilvl w:val="0"/>
          <w:numId w:val="17"/>
        </w:numPr>
        <w:spacing w:after="200" w:line="276" w:lineRule="auto"/>
        <w:rPr>
          <w:del w:id="315" w:author="Lindie" w:date="2025-11-03T14:36:00Z"/>
          <w:rFonts w:ascii="Times New Roman" w:hAnsi="Times New Roman" w:cs="Times New Roman"/>
          <w:sz w:val="24"/>
          <w:szCs w:val="24"/>
          <w:highlight w:val="yellow"/>
        </w:rPr>
      </w:pPr>
      <w:del w:id="316" w:author="Lindie" w:date="2025-11-03T14:36:00Z">
        <w:r>
          <w:rPr>
            <w:rFonts w:ascii="Times New Roman" w:hAnsi="Times New Roman" w:cs="Times New Roman"/>
            <w:sz w:val="24"/>
            <w:szCs w:val="24"/>
            <w:highlight w:val="yellow"/>
          </w:rPr>
          <w:delText xml:space="preserve">Awareness of the program in the community  </w:delText>
        </w:r>
      </w:del>
    </w:p>
    <w:p w14:paraId="747365A7" w14:textId="77777777" w:rsidR="000E478E" w:rsidRDefault="005D2B9A">
      <w:pPr>
        <w:pStyle w:val="ListParagraph"/>
        <w:numPr>
          <w:ilvl w:val="0"/>
          <w:numId w:val="17"/>
        </w:numPr>
        <w:spacing w:after="200" w:line="276" w:lineRule="auto"/>
        <w:rPr>
          <w:del w:id="317" w:author="Lindie" w:date="2025-11-03T14:36:00Z"/>
          <w:rFonts w:ascii="Times New Roman" w:hAnsi="Times New Roman" w:cs="Times New Roman"/>
          <w:sz w:val="24"/>
          <w:szCs w:val="24"/>
          <w:highlight w:val="yellow"/>
        </w:rPr>
      </w:pPr>
      <w:del w:id="318" w:author="Lindie" w:date="2025-11-03T14:36:00Z">
        <w:r>
          <w:rPr>
            <w:rFonts w:ascii="Times New Roman" w:hAnsi="Times New Roman" w:cs="Times New Roman"/>
            <w:sz w:val="24"/>
            <w:szCs w:val="24"/>
            <w:highlight w:val="yellow"/>
          </w:rPr>
          <w:delText xml:space="preserve">Inform the community the meeting places, days and time </w:delText>
        </w:r>
      </w:del>
    </w:p>
    <w:p w14:paraId="0A0FA90A" w14:textId="77777777" w:rsidR="000E478E" w:rsidRDefault="005D2B9A">
      <w:pPr>
        <w:pStyle w:val="ListParagraph"/>
        <w:spacing w:after="200" w:line="276" w:lineRule="auto"/>
        <w:ind w:left="360"/>
        <w:rPr>
          <w:del w:id="319" w:author="Lindie" w:date="2025-11-03T14:36:00Z"/>
          <w:rFonts w:ascii="Times New Roman" w:hAnsi="Times New Roman" w:cs="Times New Roman"/>
          <w:b/>
          <w:sz w:val="24"/>
          <w:szCs w:val="24"/>
          <w:highlight w:val="yellow"/>
        </w:rPr>
      </w:pPr>
      <w:del w:id="320" w:author="Lindie" w:date="2025-11-03T14:36:00Z">
        <w:r>
          <w:rPr>
            <w:rFonts w:ascii="Times New Roman" w:hAnsi="Times New Roman" w:cs="Times New Roman"/>
            <w:b/>
            <w:sz w:val="24"/>
            <w:szCs w:val="24"/>
            <w:highlight w:val="yellow"/>
          </w:rPr>
          <w:delText xml:space="preserve">Visitation of target places </w:delText>
        </w:r>
      </w:del>
    </w:p>
    <w:p w14:paraId="15D4A84C" w14:textId="77777777" w:rsidR="000E478E" w:rsidRDefault="005D2B9A">
      <w:pPr>
        <w:pStyle w:val="ListParagraph"/>
        <w:numPr>
          <w:ilvl w:val="0"/>
          <w:numId w:val="16"/>
        </w:numPr>
        <w:spacing w:after="200" w:line="276" w:lineRule="auto"/>
        <w:rPr>
          <w:del w:id="321" w:author="Lindie" w:date="2025-11-03T14:36:00Z"/>
          <w:rFonts w:ascii="Times New Roman" w:hAnsi="Times New Roman" w:cs="Times New Roman"/>
          <w:sz w:val="24"/>
          <w:szCs w:val="24"/>
          <w:highlight w:val="yellow"/>
        </w:rPr>
      </w:pPr>
      <w:del w:id="322" w:author="Lindie" w:date="2025-11-03T14:36:00Z">
        <w:r>
          <w:rPr>
            <w:rFonts w:ascii="Times New Roman" w:hAnsi="Times New Roman" w:cs="Times New Roman"/>
            <w:sz w:val="24"/>
            <w:szCs w:val="24"/>
            <w:highlight w:val="yellow"/>
          </w:rPr>
          <w:delText>This can be market, church and health centers etc</w:delText>
        </w:r>
      </w:del>
    </w:p>
    <w:p w14:paraId="1A491FE9" w14:textId="77777777" w:rsidR="000E478E" w:rsidRDefault="005D2B9A">
      <w:pPr>
        <w:rPr>
          <w:del w:id="323" w:author="Lindie" w:date="2025-11-03T14:36:00Z"/>
          <w:rFonts w:ascii="Times New Roman" w:hAnsi="Times New Roman" w:cs="Times New Roman"/>
          <w:b/>
          <w:sz w:val="24"/>
          <w:szCs w:val="24"/>
          <w:highlight w:val="yellow"/>
        </w:rPr>
      </w:pPr>
      <w:del w:id="324" w:author="Lindie" w:date="2025-11-03T14:36:00Z">
        <w:r>
          <w:rPr>
            <w:rFonts w:ascii="Times New Roman" w:hAnsi="Times New Roman" w:cs="Times New Roman"/>
            <w:b/>
            <w:sz w:val="24"/>
            <w:szCs w:val="24"/>
            <w:highlight w:val="yellow"/>
          </w:rPr>
          <w:delText xml:space="preserve">        3    Meeting the group </w:delText>
        </w:r>
      </w:del>
    </w:p>
    <w:p w14:paraId="0259FF3F" w14:textId="77777777" w:rsidR="000E478E" w:rsidRDefault="005D2B9A">
      <w:pPr>
        <w:ind w:left="720"/>
        <w:rPr>
          <w:del w:id="325" w:author="Lindie" w:date="2025-11-03T14:36:00Z"/>
          <w:rFonts w:ascii="Times New Roman" w:hAnsi="Times New Roman" w:cs="Times New Roman"/>
          <w:sz w:val="24"/>
          <w:szCs w:val="24"/>
          <w:highlight w:val="yellow"/>
        </w:rPr>
      </w:pPr>
      <w:del w:id="326" w:author="Lindie" w:date="2025-11-03T14:36:00Z">
        <w:r>
          <w:rPr>
            <w:rFonts w:ascii="Times New Roman" w:hAnsi="Times New Roman" w:cs="Times New Roman"/>
            <w:sz w:val="24"/>
            <w:szCs w:val="24"/>
            <w:highlight w:val="yellow"/>
          </w:rPr>
          <w:delText xml:space="preserve">Greeting to the group and introduction </w:delText>
        </w:r>
      </w:del>
    </w:p>
    <w:p w14:paraId="51A1BFF2" w14:textId="77777777" w:rsidR="000E478E" w:rsidRDefault="005D2B9A">
      <w:pPr>
        <w:ind w:left="720"/>
        <w:rPr>
          <w:del w:id="327" w:author="Lindie" w:date="2025-11-03T14:36:00Z"/>
          <w:rFonts w:ascii="Times New Roman" w:hAnsi="Times New Roman" w:cs="Times New Roman"/>
          <w:sz w:val="24"/>
          <w:szCs w:val="24"/>
          <w:highlight w:val="yellow"/>
        </w:rPr>
      </w:pPr>
      <w:del w:id="328" w:author="Lindie" w:date="2025-11-03T14:36:00Z">
        <w:r>
          <w:rPr>
            <w:rFonts w:ascii="Times New Roman" w:hAnsi="Times New Roman" w:cs="Times New Roman"/>
            <w:sz w:val="24"/>
            <w:szCs w:val="24"/>
            <w:highlight w:val="yellow"/>
          </w:rPr>
          <w:delText xml:space="preserve">Explain the reason of visiting </w:delText>
        </w:r>
      </w:del>
    </w:p>
    <w:p w14:paraId="454D7943" w14:textId="77777777" w:rsidR="000E478E" w:rsidRDefault="005D2B9A">
      <w:pPr>
        <w:pStyle w:val="ListParagraph"/>
        <w:numPr>
          <w:ilvl w:val="0"/>
          <w:numId w:val="19"/>
        </w:numPr>
        <w:spacing w:after="200" w:line="276" w:lineRule="auto"/>
        <w:rPr>
          <w:del w:id="329" w:author="Lindie" w:date="2025-11-03T14:36:00Z"/>
          <w:rFonts w:ascii="Times New Roman" w:hAnsi="Times New Roman" w:cs="Times New Roman"/>
          <w:sz w:val="24"/>
          <w:szCs w:val="24"/>
          <w:highlight w:val="yellow"/>
        </w:rPr>
      </w:pPr>
      <w:del w:id="330" w:author="Lindie" w:date="2025-11-03T14:36:00Z">
        <w:r>
          <w:rPr>
            <w:rFonts w:ascii="Times New Roman" w:hAnsi="Times New Roman" w:cs="Times New Roman"/>
            <w:sz w:val="24"/>
            <w:szCs w:val="24"/>
            <w:highlight w:val="yellow"/>
          </w:rPr>
          <w:delText>Then couching takes place</w:delText>
        </w:r>
      </w:del>
    </w:p>
    <w:p w14:paraId="4831E1B8" w14:textId="77777777" w:rsidR="000E478E" w:rsidRDefault="005D2B9A">
      <w:pPr>
        <w:pStyle w:val="ListParagraph"/>
        <w:numPr>
          <w:ilvl w:val="0"/>
          <w:numId w:val="19"/>
        </w:numPr>
        <w:spacing w:after="200" w:line="276" w:lineRule="auto"/>
        <w:rPr>
          <w:del w:id="331" w:author="Lindie" w:date="2025-11-03T14:36:00Z"/>
          <w:rFonts w:ascii="Times New Roman" w:hAnsi="Times New Roman" w:cs="Times New Roman"/>
          <w:sz w:val="24"/>
          <w:szCs w:val="24"/>
          <w:highlight w:val="yellow"/>
        </w:rPr>
      </w:pPr>
      <w:del w:id="332" w:author="Lindie" w:date="2025-11-03T14:36:00Z">
        <w:r>
          <w:rPr>
            <w:rFonts w:ascii="Times New Roman" w:hAnsi="Times New Roman" w:cs="Times New Roman"/>
            <w:sz w:val="24"/>
            <w:szCs w:val="24"/>
            <w:highlight w:val="yellow"/>
          </w:rPr>
          <w:delText xml:space="preserve">Show the postures </w:delText>
        </w:r>
      </w:del>
    </w:p>
    <w:p w14:paraId="3CAD3CA4" w14:textId="77777777" w:rsidR="000E478E" w:rsidRDefault="005D2B9A">
      <w:pPr>
        <w:pStyle w:val="ListParagraph"/>
        <w:numPr>
          <w:ilvl w:val="0"/>
          <w:numId w:val="19"/>
        </w:numPr>
        <w:spacing w:after="200" w:line="276" w:lineRule="auto"/>
        <w:rPr>
          <w:del w:id="333" w:author="Lindie" w:date="2025-11-03T14:36:00Z"/>
          <w:rFonts w:ascii="Times New Roman" w:hAnsi="Times New Roman" w:cs="Times New Roman"/>
          <w:sz w:val="24"/>
          <w:szCs w:val="24"/>
          <w:highlight w:val="yellow"/>
        </w:rPr>
      </w:pPr>
      <w:del w:id="334" w:author="Lindie" w:date="2025-11-03T14:36:00Z">
        <w:r>
          <w:rPr>
            <w:rFonts w:ascii="Times New Roman" w:hAnsi="Times New Roman" w:cs="Times New Roman"/>
            <w:sz w:val="24"/>
            <w:szCs w:val="24"/>
            <w:highlight w:val="yellow"/>
          </w:rPr>
          <w:delText>Ask the question</w:delText>
        </w:r>
      </w:del>
    </w:p>
    <w:p w14:paraId="5CFC2F86" w14:textId="77777777" w:rsidR="000E478E" w:rsidRDefault="005D2B9A">
      <w:pPr>
        <w:pStyle w:val="ListParagraph"/>
        <w:numPr>
          <w:ilvl w:val="0"/>
          <w:numId w:val="20"/>
        </w:numPr>
        <w:spacing w:after="200" w:line="276" w:lineRule="auto"/>
        <w:rPr>
          <w:del w:id="335" w:author="Lindie" w:date="2025-11-03T14:36:00Z"/>
          <w:rFonts w:ascii="Times New Roman" w:hAnsi="Times New Roman" w:cs="Times New Roman"/>
          <w:sz w:val="24"/>
          <w:szCs w:val="24"/>
        </w:rPr>
      </w:pPr>
      <w:del w:id="336" w:author="Lindie" w:date="2025-11-03T14:36:00Z">
        <w:r>
          <w:rPr>
            <w:rFonts w:ascii="Times New Roman" w:hAnsi="Times New Roman" w:cs="Times New Roman"/>
            <w:sz w:val="24"/>
            <w:szCs w:val="24"/>
          </w:rPr>
          <w:delText xml:space="preserve">Appreciate </w:delText>
        </w:r>
      </w:del>
    </w:p>
    <w:p w14:paraId="51B8209D" w14:textId="77777777" w:rsidR="000E478E" w:rsidRDefault="005D2B9A">
      <w:pPr>
        <w:pStyle w:val="ListParagraph"/>
        <w:numPr>
          <w:ilvl w:val="0"/>
          <w:numId w:val="20"/>
        </w:numPr>
        <w:spacing w:after="200" w:line="276" w:lineRule="auto"/>
        <w:rPr>
          <w:del w:id="337" w:author="Lindie" w:date="2025-11-03T14:36:00Z"/>
          <w:rFonts w:ascii="Times New Roman" w:hAnsi="Times New Roman" w:cs="Times New Roman"/>
          <w:sz w:val="24"/>
          <w:szCs w:val="24"/>
        </w:rPr>
      </w:pPr>
      <w:del w:id="338" w:author="Lindie" w:date="2025-11-03T14:36:00Z">
        <w:r>
          <w:rPr>
            <w:rFonts w:ascii="Times New Roman" w:hAnsi="Times New Roman" w:cs="Times New Roman"/>
            <w:sz w:val="24"/>
            <w:szCs w:val="24"/>
          </w:rPr>
          <w:delText xml:space="preserve">Explain </w:delText>
        </w:r>
      </w:del>
    </w:p>
    <w:p w14:paraId="1FC80752" w14:textId="77777777" w:rsidR="000E478E" w:rsidRDefault="005D2B9A">
      <w:pPr>
        <w:pStyle w:val="ListParagraph"/>
        <w:numPr>
          <w:ilvl w:val="0"/>
          <w:numId w:val="20"/>
        </w:numPr>
        <w:spacing w:after="200" w:line="276" w:lineRule="auto"/>
        <w:rPr>
          <w:del w:id="339" w:author="Lindie" w:date="2025-11-03T14:36:00Z"/>
          <w:rFonts w:ascii="Times New Roman" w:hAnsi="Times New Roman" w:cs="Times New Roman"/>
          <w:sz w:val="24"/>
          <w:szCs w:val="24"/>
        </w:rPr>
      </w:pPr>
      <w:del w:id="340" w:author="Lindie" w:date="2025-11-03T14:36:00Z">
        <w:r>
          <w:rPr>
            <w:rFonts w:ascii="Times New Roman" w:hAnsi="Times New Roman" w:cs="Times New Roman"/>
            <w:sz w:val="24"/>
            <w:szCs w:val="24"/>
          </w:rPr>
          <w:delText xml:space="preserve">Summarize by asking question on what you where explaining </w:delText>
        </w:r>
      </w:del>
    </w:p>
    <w:p w14:paraId="57CD97EC" w14:textId="77777777" w:rsidR="000E478E" w:rsidRDefault="005D2B9A">
      <w:pPr>
        <w:rPr>
          <w:del w:id="341" w:author="Lindie" w:date="2025-11-03T14:36:00Z"/>
          <w:rFonts w:ascii="Times New Roman" w:hAnsi="Times New Roman" w:cs="Times New Roman"/>
          <w:sz w:val="24"/>
          <w:szCs w:val="24"/>
        </w:rPr>
      </w:pPr>
      <w:del w:id="342" w:author="Lindie" w:date="2025-11-03T14:36:00Z">
        <w:r>
          <w:rPr>
            <w:rFonts w:ascii="Times New Roman" w:hAnsi="Times New Roman" w:cs="Times New Roman"/>
            <w:sz w:val="24"/>
            <w:szCs w:val="24"/>
          </w:rPr>
          <w:delText>Closing and giving the next date and places of coaching</w:delText>
        </w:r>
      </w:del>
    </w:p>
    <w:p w14:paraId="054A2F5A" w14:textId="77777777" w:rsidR="000E478E" w:rsidRDefault="000E478E">
      <w:pPr>
        <w:rPr>
          <w:del w:id="343" w:author="Lindie" w:date="2025-11-03T14:36:00Z"/>
          <w:rFonts w:ascii="Times New Roman" w:hAnsi="Times New Roman" w:cs="Times New Roman"/>
          <w:sz w:val="24"/>
          <w:szCs w:val="24"/>
        </w:rPr>
      </w:pPr>
    </w:p>
    <w:p w14:paraId="0A07316B" w14:textId="77777777" w:rsidR="000E478E" w:rsidRDefault="005D2B9A">
      <w:pPr>
        <w:pStyle w:val="Heading1"/>
        <w:keepNext/>
        <w:keepLines/>
        <w:numPr>
          <w:ilvl w:val="0"/>
          <w:numId w:val="7"/>
        </w:numPr>
        <w:spacing w:before="360" w:beforeAutospacing="0" w:after="80" w:afterAutospacing="0" w:line="259" w:lineRule="auto"/>
        <w:ind w:left="426" w:hanging="426"/>
        <w:rPr>
          <w:rFonts w:eastAsiaTheme="majorEastAsia"/>
          <w:b w:val="0"/>
          <w:bCs w:val="0"/>
          <w:color w:val="2F5496" w:themeColor="accent1" w:themeShade="BF"/>
          <w:kern w:val="0"/>
          <w:sz w:val="24"/>
          <w:szCs w:val="24"/>
        </w:rPr>
      </w:pPr>
      <w:bookmarkStart w:id="344" w:name="_Toc213003221"/>
      <w:r>
        <w:rPr>
          <w:rFonts w:eastAsiaTheme="majorEastAsia"/>
          <w:b w:val="0"/>
          <w:bCs w:val="0"/>
          <w:color w:val="2F5496" w:themeColor="accent1" w:themeShade="BF"/>
          <w:kern w:val="0"/>
          <w:sz w:val="24"/>
          <w:szCs w:val="24"/>
        </w:rPr>
        <w:t>Guidelines for Supervisors</w:t>
      </w:r>
      <w:bookmarkEnd w:id="344"/>
    </w:p>
    <w:p w14:paraId="50FF7F4E"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345" w:author="Lindie" w:date="2025-11-03T14:38:00Z">
          <w:pPr>
            <w:pStyle w:val="Heading2"/>
            <w:keepNext/>
            <w:keepLines/>
            <w:numPr>
              <w:ilvl w:val="1"/>
              <w:numId w:val="7"/>
            </w:numPr>
            <w:spacing w:before="160" w:beforeAutospacing="0" w:after="80" w:afterAutospacing="0" w:line="259" w:lineRule="auto"/>
            <w:ind w:left="993" w:hanging="567"/>
          </w:pPr>
        </w:pPrChange>
      </w:pPr>
      <w:bookmarkStart w:id="346" w:name="_Toc213003222"/>
      <w:r>
        <w:rPr>
          <w:rFonts w:eastAsiaTheme="majorEastAsia"/>
          <w:b w:val="0"/>
          <w:bCs w:val="0"/>
          <w:color w:val="2F5496" w:themeColor="accent1" w:themeShade="BF"/>
          <w:sz w:val="24"/>
          <w:szCs w:val="24"/>
          <w:lang w:val="en-GB"/>
        </w:rPr>
        <w:t>The role of Supervisors</w:t>
      </w:r>
      <w:bookmarkEnd w:id="346"/>
    </w:p>
    <w:p w14:paraId="74C3BE55" w14:textId="77777777" w:rsidR="000E478E" w:rsidRDefault="005D2B9A">
      <w:pPr>
        <w:rPr>
          <w:ins w:id="347" w:author="Lindie" w:date="2025-11-03T12:16:00Z"/>
          <w:rFonts w:ascii="Times New Roman" w:hAnsi="Times New Roman" w:cs="Times New Roman"/>
          <w:sz w:val="24"/>
          <w:szCs w:val="24"/>
        </w:rPr>
      </w:pPr>
      <w:r>
        <w:rPr>
          <w:rFonts w:ascii="Times New Roman" w:hAnsi="Times New Roman" w:cs="Times New Roman"/>
          <w:sz w:val="24"/>
          <w:szCs w:val="24"/>
        </w:rPr>
        <w:t>The role of the supervisor is</w:t>
      </w:r>
      <w:ins w:id="348" w:author="Lindie" w:date="2025-11-03T12:14:00Z">
        <w:r>
          <w:rPr>
            <w:rFonts w:ascii="Times New Roman" w:hAnsi="Times New Roman" w:cs="Times New Roman"/>
            <w:sz w:val="24"/>
            <w:szCs w:val="24"/>
          </w:rPr>
          <w:t xml:space="preserve"> to conduct f</w:t>
        </w:r>
      </w:ins>
      <w:del w:id="349" w:author="Lindie" w:date="2025-11-03T12:14:00Z">
        <w:r>
          <w:rPr>
            <w:rFonts w:ascii="Times New Roman" w:hAnsi="Times New Roman" w:cs="Times New Roman"/>
            <w:sz w:val="24"/>
            <w:szCs w:val="24"/>
          </w:rPr>
          <w:delText>F</w:delText>
        </w:r>
      </w:del>
      <w:r>
        <w:rPr>
          <w:rFonts w:ascii="Times New Roman" w:hAnsi="Times New Roman" w:cs="Times New Roman"/>
          <w:sz w:val="24"/>
          <w:szCs w:val="24"/>
        </w:rPr>
        <w:t>ield visits</w:t>
      </w:r>
      <w:ins w:id="350" w:author="Lindie" w:date="2025-11-03T12:15:00Z">
        <w:r>
          <w:rPr>
            <w:rFonts w:ascii="Times New Roman" w:hAnsi="Times New Roman" w:cs="Times New Roman"/>
            <w:sz w:val="24"/>
            <w:szCs w:val="24"/>
          </w:rPr>
          <w:t xml:space="preserve">, </w:t>
        </w:r>
      </w:ins>
      <w:r>
        <w:rPr>
          <w:rFonts w:ascii="Times New Roman" w:hAnsi="Times New Roman" w:cs="Times New Roman"/>
          <w:sz w:val="24"/>
          <w:szCs w:val="24"/>
        </w:rPr>
        <w:t xml:space="preserve"> </w:t>
      </w:r>
      <w:del w:id="351" w:author="Lindie" w:date="2025-11-03T12:15:00Z">
        <w:r>
          <w:rPr>
            <w:rFonts w:ascii="Times New Roman" w:hAnsi="Times New Roman" w:cs="Times New Roman"/>
            <w:sz w:val="24"/>
            <w:szCs w:val="24"/>
          </w:rPr>
          <w:delText>is to</w:delText>
        </w:r>
      </w:del>
      <w:r>
        <w:rPr>
          <w:rFonts w:ascii="Times New Roman" w:hAnsi="Times New Roman" w:cs="Times New Roman"/>
          <w:sz w:val="24"/>
          <w:szCs w:val="24"/>
        </w:rPr>
        <w:t xml:space="preserve"> hold regular meetings, conduct supportive supervision, model the behavio</w:t>
      </w:r>
      <w:ins w:id="352" w:author="Lindie" w:date="2025-11-03T12:16:00Z">
        <w:r>
          <w:rPr>
            <w:rFonts w:ascii="Times New Roman" w:hAnsi="Times New Roman" w:cs="Times New Roman"/>
            <w:sz w:val="24"/>
            <w:szCs w:val="24"/>
          </w:rPr>
          <w:t>rs</w:t>
        </w:r>
      </w:ins>
      <w:del w:id="353" w:author="Lindie" w:date="2025-11-03T12:16:00Z">
        <w:r>
          <w:rPr>
            <w:rFonts w:ascii="Times New Roman" w:hAnsi="Times New Roman" w:cs="Times New Roman"/>
            <w:sz w:val="24"/>
            <w:szCs w:val="24"/>
          </w:rPr>
          <w:delText>urs</w:delText>
        </w:r>
      </w:del>
      <w:ins w:id="354" w:author="Lindie" w:date="2025-11-03T12:15:00Z">
        <w:r>
          <w:rPr>
            <w:rFonts w:ascii="Times New Roman" w:hAnsi="Times New Roman" w:cs="Times New Roman"/>
            <w:sz w:val="24"/>
            <w:szCs w:val="24"/>
          </w:rPr>
          <w:t xml:space="preserve"> of all members of staff </w:t>
        </w:r>
      </w:ins>
      <w:r>
        <w:rPr>
          <w:rFonts w:ascii="Times New Roman" w:hAnsi="Times New Roman" w:cs="Times New Roman"/>
          <w:sz w:val="24"/>
          <w:szCs w:val="24"/>
        </w:rPr>
        <w:t xml:space="preserve">, offer constructive feedback, monitor and track performance. </w:t>
      </w:r>
    </w:p>
    <w:p w14:paraId="1469AB68"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Supervision is important in</w:t>
      </w:r>
      <w:ins w:id="355" w:author="Lindie" w:date="2025-11-03T12:16:00Z">
        <w:r>
          <w:rPr>
            <w:rFonts w:ascii="Times New Roman" w:hAnsi="Times New Roman" w:cs="Times New Roman"/>
            <w:sz w:val="24"/>
            <w:szCs w:val="24"/>
          </w:rPr>
          <w:t xml:space="preserve"> </w:t>
        </w:r>
      </w:ins>
      <w:r>
        <w:rPr>
          <w:rFonts w:ascii="Times New Roman" w:hAnsi="Times New Roman" w:cs="Times New Roman"/>
          <w:sz w:val="24"/>
          <w:szCs w:val="24"/>
        </w:rPr>
        <w:t>ensuring</w:t>
      </w:r>
      <w:ins w:id="356" w:author="Lindie" w:date="2025-11-03T12:16:00Z">
        <w:r>
          <w:rPr>
            <w:rFonts w:ascii="Times New Roman" w:hAnsi="Times New Roman" w:cs="Times New Roman"/>
            <w:sz w:val="24"/>
            <w:szCs w:val="24"/>
          </w:rPr>
          <w:t xml:space="preserve"> </w:t>
        </w:r>
      </w:ins>
      <w:r>
        <w:rPr>
          <w:rFonts w:ascii="Times New Roman" w:hAnsi="Times New Roman" w:cs="Times New Roman"/>
          <w:sz w:val="24"/>
          <w:szCs w:val="24"/>
        </w:rPr>
        <w:t>that:</w:t>
      </w:r>
    </w:p>
    <w:p w14:paraId="34E1773E" w14:textId="77777777" w:rsidR="000E478E" w:rsidRDefault="005D2B9A">
      <w:pPr>
        <w:pStyle w:val="ListParagraph"/>
        <w:numPr>
          <w:ilvl w:val="0"/>
          <w:numId w:val="21"/>
        </w:numPr>
        <w:rPr>
          <w:rFonts w:ascii="Times New Roman" w:hAnsi="Times New Roman" w:cs="Times New Roman"/>
          <w:sz w:val="24"/>
          <w:szCs w:val="24"/>
        </w:rPr>
      </w:pPr>
      <w:ins w:id="357" w:author="Lindie" w:date="2025-11-03T12:16:00Z">
        <w:r>
          <w:rPr>
            <w:rFonts w:ascii="Times New Roman" w:hAnsi="Times New Roman" w:cs="Times New Roman"/>
            <w:sz w:val="24"/>
            <w:szCs w:val="24"/>
          </w:rPr>
          <w:t>There is</w:t>
        </w:r>
      </w:ins>
      <w:del w:id="358" w:author="Lindie" w:date="2025-11-03T12:16:00Z">
        <w:r>
          <w:rPr>
            <w:rFonts w:ascii="Times New Roman" w:hAnsi="Times New Roman" w:cs="Times New Roman"/>
            <w:sz w:val="24"/>
            <w:szCs w:val="24"/>
          </w:rPr>
          <w:delText>Oversee the</w:delText>
        </w:r>
      </w:del>
      <w:r>
        <w:rPr>
          <w:rFonts w:ascii="Times New Roman" w:hAnsi="Times New Roman" w:cs="Times New Roman"/>
          <w:sz w:val="24"/>
          <w:szCs w:val="24"/>
        </w:rPr>
        <w:t xml:space="preserve"> smooth coordination and implementation of the parent coaching program</w:t>
      </w:r>
    </w:p>
    <w:p w14:paraId="48A863C8" w14:textId="77777777" w:rsidR="000E478E" w:rsidRDefault="005D2B9A">
      <w:pPr>
        <w:pStyle w:val="ListParagraph"/>
        <w:numPr>
          <w:ilvl w:val="0"/>
          <w:numId w:val="21"/>
        </w:numPr>
        <w:rPr>
          <w:ins w:id="359" w:author="Lindie" w:date="2025-11-03T12:17:00Z"/>
          <w:rFonts w:ascii="Times New Roman" w:hAnsi="Times New Roman" w:cs="Times New Roman"/>
          <w:sz w:val="24"/>
          <w:szCs w:val="24"/>
        </w:rPr>
      </w:pPr>
      <w:ins w:id="360" w:author="Lindie" w:date="2025-11-03T12:17:00Z">
        <w:r>
          <w:rPr>
            <w:rFonts w:ascii="Times New Roman" w:hAnsi="Times New Roman" w:cs="Times New Roman"/>
            <w:sz w:val="24"/>
            <w:szCs w:val="24"/>
          </w:rPr>
          <w:t>Ensuring timely completion of all parent coache</w:t>
        </w:r>
      </w:ins>
      <w:ins w:id="361" w:author="Lindie" w:date="2025-11-03T12:18:00Z">
        <w:r>
          <w:rPr>
            <w:rFonts w:ascii="Times New Roman" w:hAnsi="Times New Roman" w:cs="Times New Roman"/>
            <w:sz w:val="24"/>
            <w:szCs w:val="24"/>
          </w:rPr>
          <w:t>s tasks</w:t>
        </w:r>
      </w:ins>
    </w:p>
    <w:p w14:paraId="7F08DCD3" w14:textId="77777777" w:rsidR="000E478E" w:rsidRDefault="005D2B9A" w:rsidP="000E478E">
      <w:pPr>
        <w:pStyle w:val="ListParagraph"/>
        <w:numPr>
          <w:ilvl w:val="255"/>
          <w:numId w:val="0"/>
        </w:numPr>
        <w:ind w:left="360"/>
        <w:rPr>
          <w:rFonts w:ascii="Times New Roman" w:hAnsi="Times New Roman" w:cs="Times New Roman"/>
          <w:sz w:val="24"/>
          <w:szCs w:val="24"/>
        </w:rPr>
        <w:pPrChange w:id="362" w:author="Lindie" w:date="2025-11-03T12:18:00Z">
          <w:pPr>
            <w:pStyle w:val="ListParagraph"/>
            <w:numPr>
              <w:numId w:val="21"/>
            </w:numPr>
            <w:ind w:hanging="360"/>
          </w:pPr>
        </w:pPrChange>
      </w:pPr>
      <w:del w:id="363" w:author="Lindie" w:date="2025-11-03T12:18:00Z">
        <w:r>
          <w:rPr>
            <w:rFonts w:ascii="Times New Roman" w:hAnsi="Times New Roman" w:cs="Times New Roman"/>
            <w:sz w:val="24"/>
            <w:szCs w:val="24"/>
          </w:rPr>
          <w:delText>Supervise and coordinate the parent coaches in to complete their tasks well</w:delText>
        </w:r>
      </w:del>
    </w:p>
    <w:p w14:paraId="120C7D72" w14:textId="77777777" w:rsidR="000E478E" w:rsidRDefault="005D2B9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Aggregate data and ensure proper reports are submitted as required</w:t>
      </w:r>
    </w:p>
    <w:p w14:paraId="04353C62" w14:textId="77777777" w:rsidR="000E478E" w:rsidRDefault="005D2B9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Analyse and </w:t>
      </w:r>
      <w:ins w:id="364" w:author="Lindie" w:date="2025-11-03T12:19:00Z">
        <w:r>
          <w:rPr>
            <w:rFonts w:ascii="Times New Roman" w:hAnsi="Times New Roman" w:cs="Times New Roman"/>
            <w:sz w:val="24"/>
            <w:szCs w:val="24"/>
          </w:rPr>
          <w:t>utilize</w:t>
        </w:r>
      </w:ins>
      <w:del w:id="365" w:author="Lindie" w:date="2025-11-03T12:19:00Z">
        <w:r>
          <w:rPr>
            <w:rFonts w:ascii="Times New Roman" w:hAnsi="Times New Roman" w:cs="Times New Roman"/>
            <w:sz w:val="24"/>
            <w:szCs w:val="24"/>
          </w:rPr>
          <w:delText>utilise</w:delText>
        </w:r>
      </w:del>
      <w:r>
        <w:rPr>
          <w:rFonts w:ascii="Times New Roman" w:hAnsi="Times New Roman" w:cs="Times New Roman"/>
          <w:sz w:val="24"/>
          <w:szCs w:val="24"/>
        </w:rPr>
        <w:t xml:space="preserve">  data collected for performance improvement and course correction</w:t>
      </w:r>
    </w:p>
    <w:p w14:paraId="095A3766" w14:textId="77777777" w:rsidR="000E478E" w:rsidRDefault="005D2B9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Offer demonstration lessons and coaching support to the parent coaches</w:t>
      </w:r>
    </w:p>
    <w:p w14:paraId="650BF595" w14:textId="77777777" w:rsidR="000E478E" w:rsidRDefault="005D2B9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Promote problem solving techniques, conflict management, risk management and ensuring overall program is delivered as planned and within agreed timelines. </w:t>
      </w:r>
    </w:p>
    <w:p w14:paraId="16D93172" w14:textId="77777777" w:rsidR="000E478E" w:rsidRDefault="000E478E">
      <w:pPr>
        <w:rPr>
          <w:rFonts w:ascii="Times New Roman" w:hAnsi="Times New Roman" w:cs="Times New Roman"/>
          <w:sz w:val="24"/>
          <w:szCs w:val="24"/>
        </w:rPr>
      </w:pPr>
    </w:p>
    <w:p w14:paraId="254A8D80"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366" w:author="Lindie" w:date="2025-11-03T14:38:00Z">
          <w:pPr>
            <w:pStyle w:val="Heading2"/>
            <w:keepNext/>
            <w:keepLines/>
            <w:numPr>
              <w:ilvl w:val="1"/>
              <w:numId w:val="7"/>
            </w:numPr>
            <w:spacing w:before="160" w:beforeAutospacing="0" w:after="80" w:afterAutospacing="0" w:line="259" w:lineRule="auto"/>
            <w:ind w:left="993" w:hanging="567"/>
          </w:pPr>
        </w:pPrChange>
      </w:pPr>
      <w:bookmarkStart w:id="367" w:name="_Toc213003223"/>
      <w:r>
        <w:rPr>
          <w:rFonts w:eastAsiaTheme="majorEastAsia"/>
          <w:b w:val="0"/>
          <w:bCs w:val="0"/>
          <w:color w:val="2F5496" w:themeColor="accent1" w:themeShade="BF"/>
          <w:sz w:val="24"/>
          <w:szCs w:val="24"/>
          <w:lang w:val="en-GB"/>
        </w:rPr>
        <w:t>Assigning Teams</w:t>
      </w:r>
      <w:bookmarkEnd w:id="367"/>
    </w:p>
    <w:p w14:paraId="38232BFC" w14:textId="77777777" w:rsidR="000E478E" w:rsidRDefault="005D2B9A">
      <w:pPr>
        <w:jc w:val="both"/>
        <w:rPr>
          <w:rFonts w:ascii="Times New Roman" w:hAnsi="Times New Roman" w:cs="Times New Roman"/>
          <w:sz w:val="24"/>
          <w:szCs w:val="24"/>
        </w:rPr>
      </w:pPr>
      <w:r>
        <w:rPr>
          <w:rFonts w:ascii="Times New Roman" w:hAnsi="Times New Roman" w:cs="Times New Roman"/>
          <w:sz w:val="24"/>
          <w:szCs w:val="24"/>
        </w:rPr>
        <w:t>Supervisors will</w:t>
      </w:r>
      <w:ins w:id="368" w:author="Lindie" w:date="2025-11-03T12:20:00Z">
        <w:r>
          <w:rPr>
            <w:rFonts w:ascii="Times New Roman" w:hAnsi="Times New Roman" w:cs="Times New Roman"/>
            <w:sz w:val="24"/>
            <w:szCs w:val="24"/>
          </w:rPr>
          <w:t xml:space="preserve"> be required </w:t>
        </w:r>
      </w:ins>
      <w:ins w:id="369" w:author="Lindie" w:date="2025-11-03T12:21:00Z">
        <w:r>
          <w:rPr>
            <w:rFonts w:ascii="Times New Roman" w:hAnsi="Times New Roman" w:cs="Times New Roman"/>
            <w:sz w:val="24"/>
            <w:szCs w:val="24"/>
          </w:rPr>
          <w:t>to supervise</w:t>
        </w:r>
      </w:ins>
      <w:r>
        <w:rPr>
          <w:rFonts w:ascii="Times New Roman" w:hAnsi="Times New Roman" w:cs="Times New Roman"/>
          <w:sz w:val="24"/>
          <w:szCs w:val="24"/>
        </w:rPr>
        <w:t xml:space="preserve"> </w:t>
      </w:r>
      <w:del w:id="370" w:author="Lindie" w:date="2025-11-03T12:21:00Z">
        <w:r>
          <w:rPr>
            <w:rFonts w:ascii="Times New Roman" w:hAnsi="Times New Roman" w:cs="Times New Roman"/>
            <w:sz w:val="24"/>
            <w:szCs w:val="24"/>
          </w:rPr>
          <w:delText>be assigned</w:delText>
        </w:r>
      </w:del>
      <w:r>
        <w:rPr>
          <w:rFonts w:ascii="Times New Roman" w:hAnsi="Times New Roman" w:cs="Times New Roman"/>
          <w:sz w:val="24"/>
          <w:szCs w:val="24"/>
        </w:rPr>
        <w:t xml:space="preserve"> teams made up of 10 – 20 parent coaches who will be conducting home visits and group sessions. </w:t>
      </w:r>
    </w:p>
    <w:p w14:paraId="385B3D23" w14:textId="77777777" w:rsidR="000E478E" w:rsidRDefault="000E478E">
      <w:pPr>
        <w:jc w:val="both"/>
        <w:rPr>
          <w:rFonts w:ascii="Times New Roman" w:hAnsi="Times New Roman" w:cs="Times New Roman"/>
          <w:sz w:val="24"/>
          <w:szCs w:val="24"/>
        </w:rPr>
      </w:pPr>
    </w:p>
    <w:p w14:paraId="1F453259"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371" w:author="Lindie" w:date="2025-11-03T14:38:00Z">
          <w:pPr>
            <w:pStyle w:val="Heading2"/>
            <w:keepNext/>
            <w:keepLines/>
            <w:numPr>
              <w:ilvl w:val="1"/>
              <w:numId w:val="7"/>
            </w:numPr>
            <w:spacing w:before="160" w:beforeAutospacing="0" w:after="80" w:afterAutospacing="0" w:line="259" w:lineRule="auto"/>
            <w:ind w:left="993" w:hanging="567"/>
          </w:pPr>
        </w:pPrChange>
      </w:pPr>
      <w:bookmarkStart w:id="372" w:name="_Toc213003224"/>
      <w:r>
        <w:rPr>
          <w:rFonts w:eastAsiaTheme="majorEastAsia"/>
          <w:b w:val="0"/>
          <w:bCs w:val="0"/>
          <w:color w:val="2F5496" w:themeColor="accent1" w:themeShade="BF"/>
          <w:sz w:val="24"/>
          <w:szCs w:val="24"/>
          <w:lang w:val="en-GB"/>
        </w:rPr>
        <w:t>Visiting Schedule</w:t>
      </w:r>
      <w:bookmarkEnd w:id="372"/>
    </w:p>
    <w:p w14:paraId="3CA93083"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 xml:space="preserve">Supervisors </w:t>
      </w:r>
      <w:ins w:id="373" w:author="Lindie" w:date="2025-11-03T12:22:00Z">
        <w:r>
          <w:rPr>
            <w:rFonts w:ascii="Times New Roman" w:hAnsi="Times New Roman" w:cs="Times New Roman"/>
            <w:sz w:val="24"/>
            <w:szCs w:val="24"/>
          </w:rPr>
          <w:t>will be</w:t>
        </w:r>
      </w:ins>
      <w:del w:id="374" w:author="Lindie" w:date="2025-11-03T12:22:00Z">
        <w:r>
          <w:rPr>
            <w:rFonts w:ascii="Times New Roman" w:hAnsi="Times New Roman" w:cs="Times New Roman"/>
            <w:sz w:val="24"/>
            <w:szCs w:val="24"/>
          </w:rPr>
          <w:delText>are</w:delText>
        </w:r>
      </w:del>
      <w:r>
        <w:rPr>
          <w:rFonts w:ascii="Times New Roman" w:hAnsi="Times New Roman" w:cs="Times New Roman"/>
          <w:sz w:val="24"/>
          <w:szCs w:val="24"/>
        </w:rPr>
        <w:t xml:space="preserve"> expected to conduct fi</w:t>
      </w:r>
      <w:ins w:id="375" w:author="Lindie" w:date="2025-11-03T12:22:00Z">
        <w:r>
          <w:rPr>
            <w:rFonts w:ascii="Times New Roman" w:hAnsi="Times New Roman" w:cs="Times New Roman"/>
            <w:sz w:val="24"/>
            <w:szCs w:val="24"/>
          </w:rPr>
          <w:t>eld</w:t>
        </w:r>
      </w:ins>
      <w:del w:id="376" w:author="Lindie" w:date="2025-11-03T12:22:00Z">
        <w:r>
          <w:rPr>
            <w:rFonts w:ascii="Times New Roman" w:hAnsi="Times New Roman" w:cs="Times New Roman"/>
            <w:sz w:val="24"/>
            <w:szCs w:val="24"/>
          </w:rPr>
          <w:delText>led</w:delText>
        </w:r>
      </w:del>
      <w:r>
        <w:rPr>
          <w:rFonts w:ascii="Times New Roman" w:hAnsi="Times New Roman" w:cs="Times New Roman"/>
          <w:sz w:val="24"/>
          <w:szCs w:val="24"/>
        </w:rPr>
        <w:t xml:space="preserve"> </w:t>
      </w:r>
      <w:ins w:id="377" w:author="Lindie" w:date="2025-11-03T12:23:00Z">
        <w:r>
          <w:rPr>
            <w:rFonts w:ascii="Times New Roman" w:hAnsi="Times New Roman" w:cs="Times New Roman"/>
            <w:sz w:val="24"/>
            <w:szCs w:val="24"/>
          </w:rPr>
          <w:t xml:space="preserve"> visits </w:t>
        </w:r>
      </w:ins>
      <w:del w:id="378" w:author="Lindie" w:date="2025-11-03T12:23:00Z">
        <w:r>
          <w:rPr>
            <w:rFonts w:ascii="Times New Roman" w:hAnsi="Times New Roman" w:cs="Times New Roman"/>
            <w:sz w:val="24"/>
            <w:szCs w:val="24"/>
          </w:rPr>
          <w:delText>observations</w:delText>
        </w:r>
      </w:del>
      <w:r>
        <w:rPr>
          <w:rFonts w:ascii="Times New Roman" w:hAnsi="Times New Roman" w:cs="Times New Roman"/>
          <w:sz w:val="24"/>
          <w:szCs w:val="24"/>
        </w:rPr>
        <w:t xml:space="preserve"> once a month to observe the work of the</w:t>
      </w:r>
      <w:ins w:id="379" w:author="Lindie" w:date="2025-11-03T12:23:00Z">
        <w:r>
          <w:rPr>
            <w:rFonts w:ascii="Times New Roman" w:hAnsi="Times New Roman" w:cs="Times New Roman"/>
            <w:sz w:val="24"/>
            <w:szCs w:val="24"/>
          </w:rPr>
          <w:t xml:space="preserve"> trained</w:t>
        </w:r>
      </w:ins>
      <w:r>
        <w:rPr>
          <w:rFonts w:ascii="Times New Roman" w:hAnsi="Times New Roman" w:cs="Times New Roman"/>
          <w:sz w:val="24"/>
          <w:szCs w:val="24"/>
        </w:rPr>
        <w:t xml:space="preserve"> parent coaches, provide supportive supervision and coaching, address </w:t>
      </w:r>
      <w:ins w:id="380" w:author="Lindie" w:date="2025-11-03T12:24:00Z">
        <w:r>
          <w:rPr>
            <w:rFonts w:ascii="Times New Roman" w:hAnsi="Times New Roman" w:cs="Times New Roman"/>
            <w:sz w:val="24"/>
            <w:szCs w:val="24"/>
          </w:rPr>
          <w:t xml:space="preserve">program </w:t>
        </w:r>
      </w:ins>
      <w:r>
        <w:rPr>
          <w:rFonts w:ascii="Times New Roman" w:hAnsi="Times New Roman" w:cs="Times New Roman"/>
          <w:sz w:val="24"/>
          <w:szCs w:val="24"/>
        </w:rPr>
        <w:t xml:space="preserve">delivery challenges, offer demonstrations where application,and ensure </w:t>
      </w:r>
      <w:ins w:id="381" w:author="Lindie" w:date="2025-11-03T12:25:00Z">
        <w:r>
          <w:rPr>
            <w:rFonts w:ascii="Times New Roman" w:hAnsi="Times New Roman" w:cs="Times New Roman"/>
            <w:sz w:val="24"/>
            <w:szCs w:val="24"/>
          </w:rPr>
          <w:t xml:space="preserve"> the program is meeting the expected </w:t>
        </w:r>
      </w:ins>
      <w:del w:id="382" w:author="Lindie" w:date="2025-11-03T12:25:00Z">
        <w:r>
          <w:rPr>
            <w:rFonts w:ascii="Times New Roman" w:hAnsi="Times New Roman" w:cs="Times New Roman"/>
            <w:sz w:val="24"/>
            <w:szCs w:val="24"/>
          </w:rPr>
          <w:delText xml:space="preserve">the overall </w:delText>
        </w:r>
      </w:del>
      <w:r>
        <w:rPr>
          <w:rFonts w:ascii="Times New Roman" w:hAnsi="Times New Roman" w:cs="Times New Roman"/>
          <w:sz w:val="24"/>
          <w:szCs w:val="24"/>
        </w:rPr>
        <w:t>quality</w:t>
      </w:r>
      <w:ins w:id="383" w:author="Lindie" w:date="2025-11-03T12:26:00Z">
        <w:r>
          <w:rPr>
            <w:rFonts w:ascii="Times New Roman" w:hAnsi="Times New Roman" w:cs="Times New Roman"/>
            <w:sz w:val="24"/>
            <w:szCs w:val="24"/>
          </w:rPr>
          <w:t xml:space="preserve"> standards set.</w:t>
        </w:r>
      </w:ins>
      <w:r>
        <w:rPr>
          <w:rFonts w:ascii="Times New Roman" w:hAnsi="Times New Roman" w:cs="Times New Roman"/>
          <w:sz w:val="24"/>
          <w:szCs w:val="24"/>
        </w:rPr>
        <w:t xml:space="preserve"> </w:t>
      </w:r>
      <w:del w:id="384" w:author="Lindie" w:date="2025-11-03T12:26:00Z">
        <w:r>
          <w:rPr>
            <w:rFonts w:ascii="Times New Roman" w:hAnsi="Times New Roman" w:cs="Times New Roman"/>
            <w:sz w:val="24"/>
            <w:szCs w:val="24"/>
          </w:rPr>
          <w:delText>implementation of the program.</w:delText>
        </w:r>
      </w:del>
    </w:p>
    <w:p w14:paraId="41B6E390" w14:textId="77777777" w:rsidR="000E478E" w:rsidRDefault="000E478E">
      <w:pPr>
        <w:rPr>
          <w:rFonts w:ascii="Times New Roman" w:hAnsi="Times New Roman" w:cs="Times New Roman"/>
          <w:sz w:val="24"/>
          <w:szCs w:val="24"/>
        </w:rPr>
      </w:pPr>
    </w:p>
    <w:p w14:paraId="2044DA37"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385" w:author="Lindie" w:date="2025-11-03T14:38:00Z">
          <w:pPr>
            <w:pStyle w:val="Heading2"/>
            <w:keepNext/>
            <w:keepLines/>
            <w:numPr>
              <w:ilvl w:val="1"/>
              <w:numId w:val="7"/>
            </w:numPr>
            <w:spacing w:before="160" w:beforeAutospacing="0" w:after="80" w:afterAutospacing="0" w:line="259" w:lineRule="auto"/>
            <w:ind w:left="993" w:hanging="567"/>
          </w:pPr>
        </w:pPrChange>
      </w:pPr>
      <w:bookmarkStart w:id="386" w:name="_Toc213003225"/>
      <w:r>
        <w:rPr>
          <w:rFonts w:eastAsiaTheme="majorEastAsia"/>
          <w:b w:val="0"/>
          <w:bCs w:val="0"/>
          <w:color w:val="2F5496" w:themeColor="accent1" w:themeShade="BF"/>
          <w:sz w:val="24"/>
          <w:szCs w:val="24"/>
          <w:lang w:val="en-GB"/>
        </w:rPr>
        <w:t>Visiting Modalities</w:t>
      </w:r>
      <w:bookmarkEnd w:id="386"/>
    </w:p>
    <w:p w14:paraId="0C742DBA"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The Supervisor is expected to conduct regular visits to observe how well the coaches are delivering the service.</w:t>
      </w:r>
      <w:del w:id="387" w:author="Lindie" w:date="2025-11-03T12:28:00Z">
        <w:r>
          <w:rPr>
            <w:rFonts w:ascii="Times New Roman" w:hAnsi="Times New Roman" w:cs="Times New Roman"/>
            <w:sz w:val="24"/>
            <w:szCs w:val="24"/>
          </w:rPr>
          <w:delText xml:space="preserve"> Visits should be cond</w:delText>
        </w:r>
      </w:del>
      <w:del w:id="388" w:author="Lindie" w:date="2025-11-03T12:27:00Z">
        <w:r>
          <w:rPr>
            <w:rFonts w:ascii="Times New Roman" w:hAnsi="Times New Roman" w:cs="Times New Roman"/>
            <w:sz w:val="24"/>
            <w:szCs w:val="24"/>
          </w:rPr>
          <w:delText xml:space="preserve">ucted </w:delText>
        </w:r>
      </w:del>
    </w:p>
    <w:p w14:paraId="600ADF75"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389" w:author="Lindie" w:date="2025-11-03T14:38:00Z">
          <w:pPr>
            <w:pStyle w:val="Heading2"/>
            <w:keepNext/>
            <w:keepLines/>
            <w:numPr>
              <w:ilvl w:val="1"/>
              <w:numId w:val="7"/>
            </w:numPr>
            <w:spacing w:before="160" w:beforeAutospacing="0" w:after="80" w:afterAutospacing="0" w:line="259" w:lineRule="auto"/>
            <w:ind w:left="993" w:hanging="567"/>
          </w:pPr>
        </w:pPrChange>
      </w:pPr>
      <w:bookmarkStart w:id="390" w:name="_Toc213003226"/>
      <w:r>
        <w:rPr>
          <w:rFonts w:eastAsiaTheme="majorEastAsia"/>
          <w:b w:val="0"/>
          <w:bCs w:val="0"/>
          <w:color w:val="2F5496" w:themeColor="accent1" w:themeShade="BF"/>
          <w:sz w:val="24"/>
          <w:szCs w:val="24"/>
          <w:lang w:val="en-GB"/>
        </w:rPr>
        <w:t>Supportive Supervision</w:t>
      </w:r>
      <w:bookmarkEnd w:id="390"/>
    </w:p>
    <w:p w14:paraId="1C2B6FC3"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 xml:space="preserve">It is important for supervisors to practice supportive supervision. Supportive supervision requires that supervisors are </w:t>
      </w:r>
      <w:ins w:id="391" w:author="Lindie" w:date="2025-11-03T12:29:00Z">
        <w:r>
          <w:rPr>
            <w:rFonts w:ascii="Times New Roman" w:hAnsi="Times New Roman" w:cs="Times New Roman"/>
            <w:sz w:val="24"/>
            <w:szCs w:val="24"/>
          </w:rPr>
          <w:t>:</w:t>
        </w:r>
      </w:ins>
    </w:p>
    <w:p w14:paraId="496B40AA" w14:textId="77777777" w:rsidR="000E478E" w:rsidRDefault="005D2B9A">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Knowledgeable, conversant and proficient, in the materials and content</w:t>
      </w:r>
      <w:ins w:id="392" w:author="Lindie" w:date="2025-11-03T12:29:00Z">
        <w:r>
          <w:rPr>
            <w:rFonts w:ascii="Times New Roman" w:hAnsi="Times New Roman" w:cs="Times New Roman"/>
            <w:sz w:val="24"/>
            <w:szCs w:val="24"/>
          </w:rPr>
          <w:t xml:space="preserve"> on parental coaching</w:t>
        </w:r>
      </w:ins>
    </w:p>
    <w:p w14:paraId="329C95C5" w14:textId="77777777" w:rsidR="000E478E" w:rsidRDefault="005D2B9A">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Be able to demonstrate and support the practices of the coaches</w:t>
      </w:r>
    </w:p>
    <w:p w14:paraId="3C2A8281" w14:textId="77777777" w:rsidR="000E478E" w:rsidRDefault="005D2B9A">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Answer questions and give guidance to</w:t>
      </w:r>
      <w:ins w:id="393" w:author="Lindie" w:date="2025-11-03T12:30:00Z">
        <w:r>
          <w:rPr>
            <w:rFonts w:ascii="Times New Roman" w:hAnsi="Times New Roman" w:cs="Times New Roman"/>
            <w:sz w:val="24"/>
            <w:szCs w:val="24"/>
          </w:rPr>
          <w:t xml:space="preserve"> the coache</w:t>
        </w:r>
      </w:ins>
      <w:ins w:id="394" w:author="Lindie" w:date="2025-11-03T12:31:00Z">
        <w:r>
          <w:rPr>
            <w:rFonts w:ascii="Times New Roman" w:hAnsi="Times New Roman" w:cs="Times New Roman"/>
            <w:sz w:val="24"/>
            <w:szCs w:val="24"/>
          </w:rPr>
          <w:t>s</w:t>
        </w:r>
      </w:ins>
    </w:p>
    <w:p w14:paraId="45DD63D5" w14:textId="77777777" w:rsidR="000E478E" w:rsidRDefault="005D2B9A">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Give an opportunity for </w:t>
      </w:r>
      <w:ins w:id="395" w:author="Lindie" w:date="2025-11-03T12:31:00Z">
        <w:r>
          <w:rPr>
            <w:rFonts w:ascii="Times New Roman" w:hAnsi="Times New Roman" w:cs="Times New Roman"/>
            <w:sz w:val="24"/>
            <w:szCs w:val="24"/>
          </w:rPr>
          <w:t>feedback between supervisors and coaches</w:t>
        </w:r>
      </w:ins>
    </w:p>
    <w:p w14:paraId="594BBB78" w14:textId="77777777" w:rsidR="000E478E" w:rsidRDefault="005D2B9A">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Create a platform for sharing best practices and promoting peer learning</w:t>
      </w:r>
    </w:p>
    <w:p w14:paraId="4963C34F" w14:textId="77777777" w:rsidR="000E478E" w:rsidRDefault="005D2B9A">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Conducting regular field checks to monitor implementation, gather insights through data and provide adequate support</w:t>
      </w:r>
    </w:p>
    <w:p w14:paraId="134889F0"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To be effective in delivering supportive supervision, supervisors should demonstrate the following attributes:</w:t>
      </w:r>
    </w:p>
    <w:p w14:paraId="60E086AA" w14:textId="77777777" w:rsidR="000E478E" w:rsidRDefault="005D2B9A">
      <w:pPr>
        <w:pStyle w:val="ListParagraph"/>
        <w:numPr>
          <w:ilvl w:val="0"/>
          <w:numId w:val="23"/>
        </w:numPr>
        <w:rPr>
          <w:rFonts w:ascii="Times New Roman" w:hAnsi="Times New Roman" w:cs="Times New Roman"/>
          <w:sz w:val="24"/>
          <w:szCs w:val="24"/>
        </w:rPr>
      </w:pPr>
      <w:ins w:id="396" w:author="Lindie" w:date="2025-11-03T12:32:00Z">
        <w:r>
          <w:rPr>
            <w:rFonts w:ascii="Times New Roman" w:hAnsi="Times New Roman" w:cs="Times New Roman"/>
            <w:sz w:val="24"/>
            <w:szCs w:val="24"/>
          </w:rPr>
          <w:t xml:space="preserve">Be a </w:t>
        </w:r>
      </w:ins>
      <w:del w:id="397" w:author="Lindie" w:date="2025-11-03T12:32:00Z">
        <w:r>
          <w:rPr>
            <w:rFonts w:ascii="Times New Roman" w:hAnsi="Times New Roman" w:cs="Times New Roman"/>
            <w:sz w:val="24"/>
            <w:szCs w:val="24"/>
          </w:rPr>
          <w:delText>G</w:delText>
        </w:r>
      </w:del>
      <w:ins w:id="398" w:author="Lindie" w:date="2025-11-03T12:32:00Z">
        <w:r>
          <w:rPr>
            <w:rFonts w:ascii="Times New Roman" w:hAnsi="Times New Roman" w:cs="Times New Roman"/>
            <w:sz w:val="24"/>
            <w:szCs w:val="24"/>
          </w:rPr>
          <w:t>g</w:t>
        </w:r>
      </w:ins>
      <w:r>
        <w:rPr>
          <w:rFonts w:ascii="Times New Roman" w:hAnsi="Times New Roman" w:cs="Times New Roman"/>
          <w:sz w:val="24"/>
          <w:szCs w:val="24"/>
        </w:rPr>
        <w:t>ood communicator – interact well with team members, community and key stakeholders</w:t>
      </w:r>
    </w:p>
    <w:p w14:paraId="209B16BB" w14:textId="77777777" w:rsidR="000E478E" w:rsidRDefault="005D2B9A">
      <w:pPr>
        <w:pStyle w:val="ListParagraph"/>
        <w:numPr>
          <w:ilvl w:val="0"/>
          <w:numId w:val="23"/>
        </w:numPr>
        <w:rPr>
          <w:rFonts w:ascii="Times New Roman" w:hAnsi="Times New Roman" w:cs="Times New Roman"/>
          <w:sz w:val="24"/>
          <w:szCs w:val="24"/>
        </w:rPr>
      </w:pPr>
      <w:ins w:id="399" w:author="Lindie" w:date="2025-11-03T12:32:00Z">
        <w:r>
          <w:rPr>
            <w:rFonts w:ascii="Times New Roman" w:hAnsi="Times New Roman" w:cs="Times New Roman"/>
            <w:sz w:val="24"/>
            <w:szCs w:val="24"/>
          </w:rPr>
          <w:t xml:space="preserve">Be a </w:t>
        </w:r>
      </w:ins>
      <w:del w:id="400" w:author="Lindie" w:date="2025-11-03T12:32:00Z">
        <w:r>
          <w:rPr>
            <w:rFonts w:ascii="Times New Roman" w:hAnsi="Times New Roman" w:cs="Times New Roman"/>
            <w:sz w:val="24"/>
            <w:szCs w:val="24"/>
          </w:rPr>
          <w:delText>G</w:delText>
        </w:r>
      </w:del>
      <w:ins w:id="401" w:author="Lindie" w:date="2025-11-03T12:32:00Z">
        <w:r>
          <w:rPr>
            <w:rFonts w:ascii="Times New Roman" w:hAnsi="Times New Roman" w:cs="Times New Roman"/>
            <w:sz w:val="24"/>
            <w:szCs w:val="24"/>
          </w:rPr>
          <w:t>g</w:t>
        </w:r>
      </w:ins>
      <w:r>
        <w:rPr>
          <w:rFonts w:ascii="Times New Roman" w:hAnsi="Times New Roman" w:cs="Times New Roman"/>
          <w:sz w:val="24"/>
          <w:szCs w:val="24"/>
        </w:rPr>
        <w:t>ood coordinator</w:t>
      </w:r>
    </w:p>
    <w:p w14:paraId="78C3B7C8" w14:textId="77777777" w:rsidR="000E478E" w:rsidRDefault="005D2B9A">
      <w:pPr>
        <w:pStyle w:val="ListParagraph"/>
        <w:numPr>
          <w:ilvl w:val="0"/>
          <w:numId w:val="23"/>
        </w:numPr>
        <w:rPr>
          <w:rFonts w:ascii="Times New Roman" w:hAnsi="Times New Roman" w:cs="Times New Roman"/>
          <w:sz w:val="24"/>
          <w:szCs w:val="24"/>
        </w:rPr>
      </w:pPr>
      <w:ins w:id="402" w:author="Lindie" w:date="2025-11-03T12:32:00Z">
        <w:r>
          <w:rPr>
            <w:rFonts w:ascii="Times New Roman" w:hAnsi="Times New Roman" w:cs="Times New Roman"/>
            <w:sz w:val="24"/>
            <w:szCs w:val="24"/>
          </w:rPr>
          <w:t xml:space="preserve">Have  good </w:t>
        </w:r>
      </w:ins>
      <w:del w:id="403" w:author="Lindie" w:date="2025-11-03T12:32:00Z">
        <w:r>
          <w:rPr>
            <w:rFonts w:ascii="Times New Roman" w:hAnsi="Times New Roman" w:cs="Times New Roman"/>
            <w:sz w:val="24"/>
            <w:szCs w:val="24"/>
          </w:rPr>
          <w:delText>C</w:delText>
        </w:r>
      </w:del>
      <w:ins w:id="404" w:author="Lindie" w:date="2025-11-03T12:32:00Z">
        <w:r>
          <w:rPr>
            <w:rFonts w:ascii="Times New Roman" w:hAnsi="Times New Roman" w:cs="Times New Roman"/>
            <w:sz w:val="24"/>
            <w:szCs w:val="24"/>
          </w:rPr>
          <w:t>c</w:t>
        </w:r>
      </w:ins>
      <w:r>
        <w:rPr>
          <w:rFonts w:ascii="Times New Roman" w:hAnsi="Times New Roman" w:cs="Times New Roman"/>
          <w:sz w:val="24"/>
          <w:szCs w:val="24"/>
        </w:rPr>
        <w:t>onflict resolution skills and</w:t>
      </w:r>
      <w:ins w:id="405" w:author="Lindie" w:date="2025-11-03T12:33:00Z">
        <w:r>
          <w:rPr>
            <w:rFonts w:ascii="Times New Roman" w:hAnsi="Times New Roman" w:cs="Times New Roman"/>
            <w:sz w:val="24"/>
            <w:szCs w:val="24"/>
          </w:rPr>
          <w:t xml:space="preserve"> be</w:t>
        </w:r>
      </w:ins>
      <w:r>
        <w:rPr>
          <w:rFonts w:ascii="Times New Roman" w:hAnsi="Times New Roman" w:cs="Times New Roman"/>
          <w:sz w:val="24"/>
          <w:szCs w:val="24"/>
        </w:rPr>
        <w:t xml:space="preserve"> tactful – do not take sides</w:t>
      </w:r>
    </w:p>
    <w:p w14:paraId="076E682C" w14:textId="77777777" w:rsidR="000E478E" w:rsidRDefault="005D2B9A">
      <w:pPr>
        <w:pStyle w:val="ListParagraph"/>
        <w:numPr>
          <w:ilvl w:val="0"/>
          <w:numId w:val="23"/>
        </w:numPr>
        <w:rPr>
          <w:rFonts w:ascii="Times New Roman" w:hAnsi="Times New Roman" w:cs="Times New Roman"/>
          <w:sz w:val="24"/>
          <w:szCs w:val="24"/>
        </w:rPr>
      </w:pPr>
      <w:ins w:id="406" w:author="Lindie" w:date="2025-11-03T12:33:00Z">
        <w:r>
          <w:rPr>
            <w:rFonts w:ascii="Times New Roman" w:hAnsi="Times New Roman" w:cs="Times New Roman"/>
            <w:sz w:val="24"/>
            <w:szCs w:val="24"/>
          </w:rPr>
          <w:t xml:space="preserve">Be a </w:t>
        </w:r>
      </w:ins>
      <w:del w:id="407" w:author="Lindie" w:date="2025-11-03T12:33:00Z">
        <w:r>
          <w:rPr>
            <w:rFonts w:ascii="Times New Roman" w:hAnsi="Times New Roman" w:cs="Times New Roman"/>
            <w:sz w:val="24"/>
            <w:szCs w:val="24"/>
          </w:rPr>
          <w:delText>T</w:delText>
        </w:r>
      </w:del>
      <w:ins w:id="408" w:author="Lindie" w:date="2025-11-03T12:33:00Z">
        <w:r>
          <w:rPr>
            <w:rFonts w:ascii="Times New Roman" w:hAnsi="Times New Roman" w:cs="Times New Roman"/>
            <w:sz w:val="24"/>
            <w:szCs w:val="24"/>
          </w:rPr>
          <w:t>t</w:t>
        </w:r>
      </w:ins>
      <w:r>
        <w:rPr>
          <w:rFonts w:ascii="Times New Roman" w:hAnsi="Times New Roman" w:cs="Times New Roman"/>
          <w:sz w:val="24"/>
          <w:szCs w:val="24"/>
        </w:rPr>
        <w:t xml:space="preserve">eam player </w:t>
      </w:r>
      <w:del w:id="409" w:author="Lindie" w:date="2025-11-03T12:33:00Z">
        <w:r>
          <w:rPr>
            <w:rFonts w:ascii="Times New Roman" w:hAnsi="Times New Roman" w:cs="Times New Roman"/>
            <w:sz w:val="24"/>
            <w:szCs w:val="24"/>
          </w:rPr>
          <w:delText>and</w:delText>
        </w:r>
      </w:del>
      <w:r>
        <w:rPr>
          <w:rFonts w:ascii="Times New Roman" w:hAnsi="Times New Roman" w:cs="Times New Roman"/>
          <w:sz w:val="24"/>
          <w:szCs w:val="24"/>
        </w:rPr>
        <w:t xml:space="preserve"> </w:t>
      </w:r>
    </w:p>
    <w:p w14:paraId="319F24D8" w14:textId="77777777" w:rsidR="000E478E" w:rsidRDefault="005D2B9A">
      <w:pPr>
        <w:pStyle w:val="ListParagraph"/>
        <w:numPr>
          <w:ilvl w:val="0"/>
          <w:numId w:val="23"/>
        </w:numPr>
        <w:rPr>
          <w:rFonts w:ascii="Times New Roman" w:hAnsi="Times New Roman" w:cs="Times New Roman"/>
          <w:sz w:val="24"/>
          <w:szCs w:val="24"/>
        </w:rPr>
      </w:pPr>
      <w:ins w:id="410" w:author="Lindie" w:date="2025-11-03T12:34:00Z">
        <w:r>
          <w:rPr>
            <w:rFonts w:ascii="Times New Roman" w:hAnsi="Times New Roman" w:cs="Times New Roman"/>
            <w:sz w:val="24"/>
            <w:szCs w:val="24"/>
          </w:rPr>
          <w:t xml:space="preserve">Be </w:t>
        </w:r>
      </w:ins>
      <w:r>
        <w:rPr>
          <w:rFonts w:ascii="Times New Roman" w:hAnsi="Times New Roman" w:cs="Times New Roman"/>
          <w:sz w:val="24"/>
          <w:szCs w:val="24"/>
        </w:rPr>
        <w:t>Collaborat</w:t>
      </w:r>
      <w:ins w:id="411" w:author="Lindie" w:date="2025-11-03T12:34:00Z">
        <w:r>
          <w:rPr>
            <w:rFonts w:ascii="Times New Roman" w:hAnsi="Times New Roman" w:cs="Times New Roman"/>
            <w:sz w:val="24"/>
            <w:szCs w:val="24"/>
          </w:rPr>
          <w:t>ive</w:t>
        </w:r>
      </w:ins>
      <w:del w:id="412" w:author="Lindie" w:date="2025-11-03T12:34:00Z">
        <w:r>
          <w:rPr>
            <w:rFonts w:ascii="Times New Roman" w:hAnsi="Times New Roman" w:cs="Times New Roman"/>
            <w:sz w:val="24"/>
            <w:szCs w:val="24"/>
          </w:rPr>
          <w:delText>ion</w:delText>
        </w:r>
      </w:del>
      <w:r>
        <w:rPr>
          <w:rFonts w:ascii="Times New Roman" w:hAnsi="Times New Roman" w:cs="Times New Roman"/>
          <w:sz w:val="24"/>
          <w:szCs w:val="24"/>
        </w:rPr>
        <w:t xml:space="preserve"> and approacha</w:t>
      </w:r>
      <w:ins w:id="413" w:author="Lindie" w:date="2025-11-03T12:34:00Z">
        <w:r>
          <w:rPr>
            <w:rFonts w:ascii="Times New Roman" w:hAnsi="Times New Roman" w:cs="Times New Roman"/>
            <w:sz w:val="24"/>
            <w:szCs w:val="24"/>
          </w:rPr>
          <w:t>ble</w:t>
        </w:r>
      </w:ins>
      <w:del w:id="414" w:author="Lindie" w:date="2025-11-03T12:34:00Z">
        <w:r>
          <w:rPr>
            <w:rFonts w:ascii="Times New Roman" w:hAnsi="Times New Roman" w:cs="Times New Roman"/>
            <w:sz w:val="24"/>
            <w:szCs w:val="24"/>
          </w:rPr>
          <w:delText>bility</w:delText>
        </w:r>
      </w:del>
    </w:p>
    <w:p w14:paraId="41554989" w14:textId="77777777" w:rsidR="000E478E" w:rsidRDefault="005D2B9A">
      <w:pPr>
        <w:pStyle w:val="ListParagraph"/>
        <w:numPr>
          <w:ilvl w:val="0"/>
          <w:numId w:val="23"/>
        </w:numPr>
        <w:rPr>
          <w:rFonts w:ascii="Times New Roman" w:hAnsi="Times New Roman" w:cs="Times New Roman"/>
          <w:sz w:val="24"/>
          <w:szCs w:val="24"/>
        </w:rPr>
      </w:pPr>
      <w:ins w:id="415" w:author="Lindie" w:date="2025-11-03T12:34:00Z">
        <w:r>
          <w:rPr>
            <w:rFonts w:ascii="Times New Roman" w:hAnsi="Times New Roman" w:cs="Times New Roman"/>
            <w:sz w:val="24"/>
            <w:szCs w:val="24"/>
          </w:rPr>
          <w:t xml:space="preserve">Be </w:t>
        </w:r>
      </w:ins>
      <w:r>
        <w:rPr>
          <w:rFonts w:ascii="Times New Roman" w:hAnsi="Times New Roman" w:cs="Times New Roman"/>
          <w:sz w:val="24"/>
          <w:szCs w:val="24"/>
        </w:rPr>
        <w:t>available and support</w:t>
      </w:r>
      <w:ins w:id="416" w:author="Lindie" w:date="2025-11-03T12:34:00Z">
        <w:r>
          <w:rPr>
            <w:rFonts w:ascii="Times New Roman" w:hAnsi="Times New Roman" w:cs="Times New Roman"/>
            <w:sz w:val="24"/>
            <w:szCs w:val="24"/>
          </w:rPr>
          <w:t>ive</w:t>
        </w:r>
      </w:ins>
      <w:r>
        <w:rPr>
          <w:rFonts w:ascii="Times New Roman" w:hAnsi="Times New Roman" w:cs="Times New Roman"/>
          <w:sz w:val="24"/>
          <w:szCs w:val="24"/>
        </w:rPr>
        <w:t xml:space="preserve"> to</w:t>
      </w:r>
      <w:ins w:id="417" w:author="Lindie" w:date="2025-11-03T12:34:00Z">
        <w:r>
          <w:rPr>
            <w:rFonts w:ascii="Times New Roman" w:hAnsi="Times New Roman" w:cs="Times New Roman"/>
            <w:sz w:val="24"/>
            <w:szCs w:val="24"/>
          </w:rPr>
          <w:t>wards</w:t>
        </w:r>
      </w:ins>
      <w:r>
        <w:rPr>
          <w:rFonts w:ascii="Times New Roman" w:hAnsi="Times New Roman" w:cs="Times New Roman"/>
          <w:sz w:val="24"/>
          <w:szCs w:val="24"/>
        </w:rPr>
        <w:t xml:space="preserve"> the team</w:t>
      </w:r>
    </w:p>
    <w:p w14:paraId="7FF2E927" w14:textId="77777777" w:rsidR="000E478E" w:rsidRDefault="005D2B9A">
      <w:pPr>
        <w:pStyle w:val="ListParagraph"/>
        <w:numPr>
          <w:ilvl w:val="0"/>
          <w:numId w:val="23"/>
        </w:numPr>
        <w:rPr>
          <w:rFonts w:ascii="Times New Roman" w:hAnsi="Times New Roman" w:cs="Times New Roman"/>
          <w:sz w:val="24"/>
          <w:szCs w:val="24"/>
        </w:rPr>
      </w:pPr>
      <w:ins w:id="418" w:author="Lindie" w:date="2025-11-03T12:34:00Z">
        <w:r>
          <w:rPr>
            <w:rFonts w:ascii="Times New Roman" w:hAnsi="Times New Roman" w:cs="Times New Roman"/>
            <w:sz w:val="24"/>
            <w:szCs w:val="24"/>
          </w:rPr>
          <w:t xml:space="preserve">Be </w:t>
        </w:r>
      </w:ins>
      <w:r>
        <w:rPr>
          <w:rFonts w:ascii="Times New Roman" w:hAnsi="Times New Roman" w:cs="Times New Roman"/>
          <w:sz w:val="24"/>
          <w:szCs w:val="24"/>
        </w:rPr>
        <w:t>consistent, trust worthy and honest</w:t>
      </w:r>
    </w:p>
    <w:p w14:paraId="24E77BF3" w14:textId="77777777" w:rsidR="000E478E" w:rsidRDefault="005D2B9A">
      <w:pPr>
        <w:pStyle w:val="ListParagraph"/>
        <w:numPr>
          <w:ilvl w:val="0"/>
          <w:numId w:val="23"/>
        </w:numPr>
        <w:rPr>
          <w:rFonts w:ascii="Times New Roman" w:hAnsi="Times New Roman" w:cs="Times New Roman"/>
          <w:sz w:val="24"/>
          <w:szCs w:val="24"/>
        </w:rPr>
      </w:pPr>
      <w:ins w:id="419" w:author="Lindie" w:date="2025-11-03T12:35:00Z">
        <w:r>
          <w:rPr>
            <w:rFonts w:ascii="Times New Roman" w:hAnsi="Times New Roman" w:cs="Times New Roman"/>
            <w:sz w:val="24"/>
            <w:szCs w:val="24"/>
          </w:rPr>
          <w:t xml:space="preserve">Be </w:t>
        </w:r>
      </w:ins>
      <w:ins w:id="420" w:author="Lindie" w:date="2025-11-03T12:34:00Z">
        <w:r>
          <w:rPr>
            <w:rFonts w:ascii="Times New Roman" w:hAnsi="Times New Roman" w:cs="Times New Roman"/>
            <w:sz w:val="24"/>
            <w:szCs w:val="24"/>
          </w:rPr>
          <w:t xml:space="preserve"> </w:t>
        </w:r>
      </w:ins>
      <w:r>
        <w:rPr>
          <w:rFonts w:ascii="Times New Roman" w:hAnsi="Times New Roman" w:cs="Times New Roman"/>
          <w:sz w:val="24"/>
          <w:szCs w:val="24"/>
        </w:rPr>
        <w:t>culturally sensitive</w:t>
      </w:r>
    </w:p>
    <w:p w14:paraId="5F8AD9A4" w14:textId="77777777" w:rsidR="000E478E" w:rsidRDefault="000E478E">
      <w:pPr>
        <w:rPr>
          <w:rFonts w:ascii="Times New Roman" w:hAnsi="Times New Roman" w:cs="Times New Roman"/>
          <w:sz w:val="24"/>
          <w:szCs w:val="24"/>
        </w:rPr>
      </w:pPr>
    </w:p>
    <w:p w14:paraId="6CCC438A"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21" w:author="Lindie" w:date="2025-11-03T14:38:00Z">
          <w:pPr>
            <w:pStyle w:val="Heading2"/>
            <w:keepNext/>
            <w:keepLines/>
            <w:numPr>
              <w:ilvl w:val="1"/>
              <w:numId w:val="7"/>
            </w:numPr>
            <w:spacing w:before="160" w:beforeAutospacing="0" w:after="80" w:afterAutospacing="0" w:line="259" w:lineRule="auto"/>
            <w:ind w:left="993" w:hanging="567"/>
          </w:pPr>
        </w:pPrChange>
      </w:pPr>
      <w:bookmarkStart w:id="422" w:name="_Toc213003227"/>
      <w:r>
        <w:rPr>
          <w:rFonts w:eastAsiaTheme="majorEastAsia"/>
          <w:b w:val="0"/>
          <w:bCs w:val="0"/>
          <w:color w:val="2F5496" w:themeColor="accent1" w:themeShade="BF"/>
          <w:sz w:val="24"/>
          <w:szCs w:val="24"/>
          <w:lang w:val="en-GB"/>
        </w:rPr>
        <w:t>Building Positive Relationships</w:t>
      </w:r>
      <w:bookmarkEnd w:id="422"/>
    </w:p>
    <w:p w14:paraId="7347F29A"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 xml:space="preserve">It is crucial for the Supervisor to building positive relationships with the parent coaches. By building positive relationships, the supervisor will be helping the coaches to better deliver on their work. In </w:t>
      </w:r>
      <w:ins w:id="423" w:author="Lindie" w:date="2025-11-03T12:35:00Z">
        <w:r>
          <w:rPr>
            <w:rFonts w:ascii="Times New Roman" w:hAnsi="Times New Roman" w:cs="Times New Roman"/>
            <w:sz w:val="24"/>
            <w:szCs w:val="24"/>
          </w:rPr>
          <w:t>order to achieve this</w:t>
        </w:r>
      </w:ins>
      <w:del w:id="424" w:author="Lindie" w:date="2025-11-03T12:35:00Z">
        <w:r>
          <w:rPr>
            <w:rFonts w:ascii="Times New Roman" w:hAnsi="Times New Roman" w:cs="Times New Roman"/>
            <w:sz w:val="24"/>
            <w:szCs w:val="24"/>
          </w:rPr>
          <w:delText>doing this</w:delText>
        </w:r>
      </w:del>
      <w:r>
        <w:rPr>
          <w:rFonts w:ascii="Times New Roman" w:hAnsi="Times New Roman" w:cs="Times New Roman"/>
          <w:sz w:val="24"/>
          <w:szCs w:val="24"/>
        </w:rPr>
        <w:t xml:space="preserve">, the Supervisor is expected to </w:t>
      </w:r>
      <w:del w:id="425" w:author="Lindie" w:date="2025-11-03T12:36:00Z">
        <w:r>
          <w:rPr>
            <w:rFonts w:ascii="Times New Roman" w:hAnsi="Times New Roman" w:cs="Times New Roman"/>
            <w:sz w:val="24"/>
            <w:szCs w:val="24"/>
          </w:rPr>
          <w:delText>be</w:delText>
        </w:r>
      </w:del>
      <w:r>
        <w:rPr>
          <w:rFonts w:ascii="Times New Roman" w:hAnsi="Times New Roman" w:cs="Times New Roman"/>
          <w:sz w:val="24"/>
          <w:szCs w:val="24"/>
        </w:rPr>
        <w:t>:</w:t>
      </w:r>
    </w:p>
    <w:p w14:paraId="2A32E652" w14:textId="77777777" w:rsidR="000E478E" w:rsidRDefault="005D2B9A">
      <w:pPr>
        <w:pStyle w:val="ListParagraph"/>
        <w:numPr>
          <w:ilvl w:val="0"/>
          <w:numId w:val="24"/>
        </w:numPr>
        <w:rPr>
          <w:rFonts w:ascii="Times New Roman" w:hAnsi="Times New Roman" w:cs="Times New Roman"/>
          <w:sz w:val="24"/>
          <w:szCs w:val="24"/>
        </w:rPr>
      </w:pPr>
      <w:ins w:id="426" w:author="Lindie" w:date="2025-11-03T12:36:00Z">
        <w:r>
          <w:rPr>
            <w:rFonts w:ascii="Times New Roman" w:hAnsi="Times New Roman" w:cs="Times New Roman"/>
            <w:sz w:val="24"/>
            <w:szCs w:val="24"/>
          </w:rPr>
          <w:t>Bui</w:t>
        </w:r>
      </w:ins>
      <w:ins w:id="427" w:author="Lindie" w:date="2025-11-03T13:26:00Z">
        <w:r>
          <w:rPr>
            <w:rFonts w:ascii="Times New Roman" w:hAnsi="Times New Roman" w:cs="Times New Roman"/>
            <w:sz w:val="24"/>
            <w:szCs w:val="24"/>
          </w:rPr>
          <w:t>l</w:t>
        </w:r>
      </w:ins>
      <w:ins w:id="428" w:author="Lindie" w:date="2025-11-03T12:36:00Z">
        <w:r>
          <w:rPr>
            <w:rFonts w:ascii="Times New Roman" w:hAnsi="Times New Roman" w:cs="Times New Roman"/>
            <w:sz w:val="24"/>
            <w:szCs w:val="24"/>
          </w:rPr>
          <w:t xml:space="preserve">d a platform for </w:t>
        </w:r>
      </w:ins>
      <w:r>
        <w:rPr>
          <w:rFonts w:ascii="Times New Roman" w:hAnsi="Times New Roman" w:cs="Times New Roman"/>
          <w:sz w:val="24"/>
          <w:szCs w:val="24"/>
        </w:rPr>
        <w:t>open</w:t>
      </w:r>
      <w:del w:id="429" w:author="Lindie" w:date="2025-11-03T12:36:00Z">
        <w:r>
          <w:rPr>
            <w:rFonts w:ascii="Times New Roman" w:hAnsi="Times New Roman" w:cs="Times New Roman"/>
            <w:sz w:val="24"/>
            <w:szCs w:val="24"/>
          </w:rPr>
          <w:delText xml:space="preserve"> to</w:delText>
        </w:r>
      </w:del>
      <w:r>
        <w:rPr>
          <w:rFonts w:ascii="Times New Roman" w:hAnsi="Times New Roman" w:cs="Times New Roman"/>
          <w:sz w:val="24"/>
          <w:szCs w:val="24"/>
        </w:rPr>
        <w:t xml:space="preserve"> constructive criticisms  </w:t>
      </w:r>
      <w:ins w:id="430" w:author="Lindie" w:date="2025-11-03T12:37:00Z">
        <w:r>
          <w:rPr>
            <w:rFonts w:ascii="Times New Roman" w:hAnsi="Times New Roman" w:cs="Times New Roman"/>
            <w:sz w:val="24"/>
            <w:szCs w:val="24"/>
          </w:rPr>
          <w:t xml:space="preserve">as this </w:t>
        </w:r>
      </w:ins>
      <w:r>
        <w:rPr>
          <w:rFonts w:ascii="Times New Roman" w:hAnsi="Times New Roman" w:cs="Times New Roman"/>
          <w:sz w:val="24"/>
          <w:szCs w:val="24"/>
        </w:rPr>
        <w:t>will build positive relations</w:t>
      </w:r>
    </w:p>
    <w:p w14:paraId="7DBAB2AC" w14:textId="77777777" w:rsidR="000E478E" w:rsidRDefault="005D2B9A">
      <w:pPr>
        <w:pStyle w:val="ListParagraph"/>
        <w:numPr>
          <w:ilvl w:val="0"/>
          <w:numId w:val="24"/>
        </w:numPr>
        <w:rPr>
          <w:rFonts w:ascii="Times New Roman" w:hAnsi="Times New Roman" w:cs="Times New Roman"/>
          <w:sz w:val="24"/>
          <w:szCs w:val="24"/>
        </w:rPr>
      </w:pPr>
      <w:ins w:id="431" w:author="Lindie" w:date="2025-11-03T12:37:00Z">
        <w:r>
          <w:rPr>
            <w:rFonts w:ascii="Times New Roman" w:hAnsi="Times New Roman" w:cs="Times New Roman"/>
            <w:sz w:val="24"/>
            <w:szCs w:val="24"/>
          </w:rPr>
          <w:t xml:space="preserve">Should </w:t>
        </w:r>
      </w:ins>
      <w:r>
        <w:rPr>
          <w:rFonts w:ascii="Times New Roman" w:hAnsi="Times New Roman" w:cs="Times New Roman"/>
          <w:sz w:val="24"/>
          <w:szCs w:val="24"/>
        </w:rPr>
        <w:t>encourage bottom-up participation</w:t>
      </w:r>
    </w:p>
    <w:p w14:paraId="7E657D59"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have good relations with the coaches</w:t>
      </w:r>
    </w:p>
    <w:p w14:paraId="1686ABC2" w14:textId="77777777" w:rsidR="000E478E" w:rsidRDefault="000E478E">
      <w:pPr>
        <w:rPr>
          <w:rFonts w:ascii="Times New Roman" w:hAnsi="Times New Roman" w:cs="Times New Roman"/>
          <w:sz w:val="24"/>
          <w:szCs w:val="24"/>
        </w:rPr>
      </w:pPr>
    </w:p>
    <w:p w14:paraId="4777DEA8"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32" w:author="Lindie" w:date="2025-11-03T14:38:00Z">
          <w:pPr>
            <w:pStyle w:val="Heading2"/>
            <w:keepNext/>
            <w:keepLines/>
            <w:numPr>
              <w:ilvl w:val="1"/>
              <w:numId w:val="7"/>
            </w:numPr>
            <w:spacing w:before="160" w:beforeAutospacing="0" w:after="80" w:afterAutospacing="0" w:line="259" w:lineRule="auto"/>
            <w:ind w:left="993" w:hanging="567"/>
          </w:pPr>
        </w:pPrChange>
      </w:pPr>
      <w:bookmarkStart w:id="433" w:name="_Toc213003228"/>
      <w:r>
        <w:rPr>
          <w:rFonts w:eastAsiaTheme="majorEastAsia"/>
          <w:b w:val="0"/>
          <w:bCs w:val="0"/>
          <w:color w:val="2F5496" w:themeColor="accent1" w:themeShade="BF"/>
          <w:sz w:val="24"/>
          <w:szCs w:val="24"/>
          <w:lang w:val="en-GB"/>
        </w:rPr>
        <w:t>Engaging with Parental Coaches</w:t>
      </w:r>
      <w:bookmarkEnd w:id="433"/>
    </w:p>
    <w:p w14:paraId="5CA5C12D"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 xml:space="preserve">To effectively engage with parental coaches, the supervisor is expected to </w:t>
      </w:r>
      <w:ins w:id="434" w:author="Lindie" w:date="2025-11-03T12:37:00Z">
        <w:r>
          <w:rPr>
            <w:rFonts w:ascii="Times New Roman" w:hAnsi="Times New Roman" w:cs="Times New Roman"/>
            <w:sz w:val="24"/>
            <w:szCs w:val="24"/>
          </w:rPr>
          <w:t>:</w:t>
        </w:r>
      </w:ins>
    </w:p>
    <w:p w14:paraId="5DF0B5A2"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Conduct regular meetings with the team </w:t>
      </w:r>
    </w:p>
    <w:p w14:paraId="76750355"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Set clear expectations of performance by agreeing on goals, targets and expected outcomes </w:t>
      </w:r>
    </w:p>
    <w:p w14:paraId="020DBAE9"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Set the standards for engagement an open policy to encourage engagements with the coaches</w:t>
      </w:r>
    </w:p>
    <w:p w14:paraId="63C826D4"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Set up an effective communication platforms to share information and engage with others</w:t>
      </w:r>
    </w:p>
    <w:p w14:paraId="108676FA"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Celebrate success and offer encouragement</w:t>
      </w:r>
    </w:p>
    <w:p w14:paraId="118F04C7"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Problem solving together </w:t>
      </w:r>
    </w:p>
    <w:p w14:paraId="36B7035C"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Advice and counsel</w:t>
      </w:r>
    </w:p>
    <w:p w14:paraId="2608BBB0"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Be present </w:t>
      </w:r>
      <w:ins w:id="435" w:author="Lindie" w:date="2025-11-03T12:40:00Z">
        <w:r>
          <w:rPr>
            <w:rFonts w:ascii="Times New Roman" w:hAnsi="Times New Roman" w:cs="Times New Roman"/>
            <w:sz w:val="24"/>
            <w:szCs w:val="24"/>
          </w:rPr>
          <w:t>when needed</w:t>
        </w:r>
      </w:ins>
    </w:p>
    <w:p w14:paraId="38150B8E" w14:textId="77777777" w:rsidR="000E478E" w:rsidRDefault="000E478E">
      <w:pPr>
        <w:pStyle w:val="ListParagraph"/>
        <w:rPr>
          <w:rFonts w:ascii="Times New Roman" w:hAnsi="Times New Roman" w:cs="Times New Roman"/>
          <w:sz w:val="24"/>
          <w:szCs w:val="24"/>
        </w:rPr>
      </w:pPr>
    </w:p>
    <w:p w14:paraId="1A691E68"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36" w:author="Lindie" w:date="2025-11-03T14:38:00Z">
          <w:pPr>
            <w:pStyle w:val="Heading2"/>
            <w:keepNext/>
            <w:keepLines/>
            <w:numPr>
              <w:ilvl w:val="1"/>
              <w:numId w:val="7"/>
            </w:numPr>
            <w:spacing w:before="160" w:beforeAutospacing="0" w:after="80" w:afterAutospacing="0" w:line="259" w:lineRule="auto"/>
            <w:ind w:left="993" w:hanging="567"/>
          </w:pPr>
        </w:pPrChange>
      </w:pPr>
      <w:bookmarkStart w:id="437" w:name="_Toc213003229"/>
      <w:r>
        <w:rPr>
          <w:rFonts w:eastAsiaTheme="majorEastAsia"/>
          <w:b w:val="0"/>
          <w:bCs w:val="0"/>
          <w:color w:val="2F5496" w:themeColor="accent1" w:themeShade="BF"/>
          <w:sz w:val="24"/>
          <w:szCs w:val="24"/>
          <w:lang w:val="en-GB"/>
        </w:rPr>
        <w:t>Motivating and encouraging the parent coaches</w:t>
      </w:r>
      <w:bookmarkEnd w:id="437"/>
    </w:p>
    <w:p w14:paraId="4DC02AC3"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The Supervisor can help motivate and encourage the parent coaches to better deliver on their work by:</w:t>
      </w:r>
    </w:p>
    <w:p w14:paraId="60355068" w14:textId="77777777" w:rsidR="000E478E" w:rsidRDefault="005D2B9A">
      <w:pPr>
        <w:pStyle w:val="ListParagraph"/>
        <w:numPr>
          <w:ilvl w:val="0"/>
          <w:numId w:val="24"/>
        </w:numPr>
        <w:rPr>
          <w:rFonts w:ascii="Times New Roman" w:hAnsi="Times New Roman" w:cs="Times New Roman"/>
          <w:sz w:val="24"/>
          <w:szCs w:val="24"/>
        </w:rPr>
      </w:pPr>
      <w:ins w:id="438" w:author="Lindie" w:date="2025-11-03T12:39:00Z">
        <w:r>
          <w:rPr>
            <w:rFonts w:ascii="Times New Roman" w:hAnsi="Times New Roman" w:cs="Times New Roman"/>
            <w:sz w:val="24"/>
            <w:szCs w:val="24"/>
          </w:rPr>
          <w:t xml:space="preserve">Giving </w:t>
        </w:r>
      </w:ins>
      <w:del w:id="439" w:author="Lindie" w:date="2025-11-03T12:39:00Z">
        <w:r>
          <w:rPr>
            <w:rFonts w:ascii="Times New Roman" w:hAnsi="Times New Roman" w:cs="Times New Roman"/>
            <w:sz w:val="24"/>
            <w:szCs w:val="24"/>
          </w:rPr>
          <w:delText>C</w:delText>
        </w:r>
      </w:del>
      <w:ins w:id="440" w:author="Lindie" w:date="2025-11-03T12:39:00Z">
        <w:r>
          <w:rPr>
            <w:rFonts w:ascii="Times New Roman" w:hAnsi="Times New Roman" w:cs="Times New Roman"/>
            <w:sz w:val="24"/>
            <w:szCs w:val="24"/>
          </w:rPr>
          <w:t>c</w:t>
        </w:r>
      </w:ins>
      <w:r>
        <w:rPr>
          <w:rFonts w:ascii="Times New Roman" w:hAnsi="Times New Roman" w:cs="Times New Roman"/>
          <w:sz w:val="24"/>
          <w:szCs w:val="24"/>
        </w:rPr>
        <w:t>onstructive feedback</w:t>
      </w:r>
    </w:p>
    <w:p w14:paraId="785A9040"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Shine the light on exceptional performance i.e. celebrate success and awards</w:t>
      </w:r>
    </w:p>
    <w:p w14:paraId="455CEBB9"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Identify unique and leverage for broader learning or support</w:t>
      </w:r>
    </w:p>
    <w:p w14:paraId="18CBF772"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Supporting parent</w:t>
      </w:r>
      <w:ins w:id="441" w:author="Lindie" w:date="2025-11-03T12:39:00Z">
        <w:r>
          <w:rPr>
            <w:rFonts w:ascii="Times New Roman" w:hAnsi="Times New Roman" w:cs="Times New Roman"/>
            <w:sz w:val="24"/>
            <w:szCs w:val="24"/>
          </w:rPr>
          <w:t>al</w:t>
        </w:r>
      </w:ins>
      <w:r>
        <w:rPr>
          <w:rFonts w:ascii="Times New Roman" w:hAnsi="Times New Roman" w:cs="Times New Roman"/>
          <w:sz w:val="24"/>
          <w:szCs w:val="24"/>
        </w:rPr>
        <w:t xml:space="preserve"> coaches in their work</w:t>
      </w:r>
    </w:p>
    <w:p w14:paraId="63E07EB8" w14:textId="77777777" w:rsidR="000E478E" w:rsidRDefault="000E478E">
      <w:pPr>
        <w:pStyle w:val="ListParagraph"/>
        <w:rPr>
          <w:rFonts w:ascii="Times New Roman" w:hAnsi="Times New Roman" w:cs="Times New Roman"/>
          <w:sz w:val="24"/>
          <w:szCs w:val="24"/>
        </w:rPr>
      </w:pPr>
    </w:p>
    <w:p w14:paraId="366A3C6D"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42" w:author="Lindie" w:date="2025-11-03T14:38:00Z">
          <w:pPr>
            <w:pStyle w:val="Heading2"/>
            <w:keepNext/>
            <w:keepLines/>
            <w:numPr>
              <w:ilvl w:val="1"/>
              <w:numId w:val="7"/>
            </w:numPr>
            <w:spacing w:before="160" w:beforeAutospacing="0" w:after="80" w:afterAutospacing="0" w:line="259" w:lineRule="auto"/>
            <w:ind w:left="993" w:hanging="567"/>
          </w:pPr>
        </w:pPrChange>
      </w:pPr>
      <w:bookmarkStart w:id="443" w:name="_Toc213003230"/>
      <w:r>
        <w:rPr>
          <w:rFonts w:eastAsiaTheme="majorEastAsia"/>
          <w:b w:val="0"/>
          <w:bCs w:val="0"/>
          <w:color w:val="2F5496" w:themeColor="accent1" w:themeShade="BF"/>
          <w:sz w:val="24"/>
          <w:szCs w:val="24"/>
          <w:lang w:val="en-GB"/>
        </w:rPr>
        <w:t>Conducting Meetings and Field Visits</w:t>
      </w:r>
      <w:bookmarkEnd w:id="443"/>
    </w:p>
    <w:p w14:paraId="249CE470"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Observational visits through spot checks – unannounced visits</w:t>
      </w:r>
    </w:p>
    <w:p w14:paraId="31F45110"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Check</w:t>
      </w:r>
      <w:del w:id="444" w:author="Lindie" w:date="2025-11-03T12:41:00Z">
        <w:r>
          <w:rPr>
            <w:rFonts w:ascii="Times New Roman" w:hAnsi="Times New Roman" w:cs="Times New Roman"/>
            <w:sz w:val="24"/>
            <w:szCs w:val="24"/>
          </w:rPr>
          <w:delText>-I</w:delText>
        </w:r>
      </w:del>
      <w:r>
        <w:rPr>
          <w:rFonts w:ascii="Times New Roman" w:hAnsi="Times New Roman" w:cs="Times New Roman"/>
          <w:sz w:val="24"/>
          <w:szCs w:val="24"/>
        </w:rPr>
        <w:t xml:space="preserve"> with the community or beneficiaries</w:t>
      </w:r>
    </w:p>
    <w:p w14:paraId="04D6AB62"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Have a check-list to assess </w:t>
      </w:r>
      <w:ins w:id="445" w:author="Lindie" w:date="2025-11-03T12:41:00Z">
        <w:r>
          <w:rPr>
            <w:rFonts w:ascii="Times New Roman" w:hAnsi="Times New Roman" w:cs="Times New Roman"/>
            <w:sz w:val="24"/>
            <w:szCs w:val="24"/>
          </w:rPr>
          <w:t xml:space="preserve">what </w:t>
        </w:r>
      </w:ins>
      <w:r>
        <w:rPr>
          <w:rFonts w:ascii="Times New Roman" w:hAnsi="Times New Roman" w:cs="Times New Roman"/>
          <w:sz w:val="24"/>
          <w:szCs w:val="24"/>
        </w:rPr>
        <w:t>is being done</w:t>
      </w:r>
      <w:ins w:id="446" w:author="Lindie" w:date="2025-11-03T12:41:00Z">
        <w:r>
          <w:rPr>
            <w:rFonts w:ascii="Times New Roman" w:hAnsi="Times New Roman" w:cs="Times New Roman"/>
            <w:sz w:val="24"/>
            <w:szCs w:val="24"/>
          </w:rPr>
          <w:t xml:space="preserve"> and </w:t>
        </w:r>
      </w:ins>
      <w:r>
        <w:rPr>
          <w:rFonts w:ascii="Times New Roman" w:hAnsi="Times New Roman" w:cs="Times New Roman"/>
          <w:sz w:val="24"/>
          <w:szCs w:val="24"/>
        </w:rPr>
        <w:t xml:space="preserve"> what has </w:t>
      </w:r>
      <w:ins w:id="447" w:author="Lindie" w:date="2025-11-03T12:41:00Z">
        <w:r>
          <w:rPr>
            <w:rFonts w:ascii="Times New Roman" w:hAnsi="Times New Roman" w:cs="Times New Roman"/>
            <w:sz w:val="24"/>
            <w:szCs w:val="24"/>
          </w:rPr>
          <w:t xml:space="preserve">not </w:t>
        </w:r>
      </w:ins>
      <w:r>
        <w:rPr>
          <w:rFonts w:ascii="Times New Roman" w:hAnsi="Times New Roman" w:cs="Times New Roman"/>
          <w:sz w:val="24"/>
          <w:szCs w:val="24"/>
        </w:rPr>
        <w:t>been done</w:t>
      </w:r>
    </w:p>
    <w:p w14:paraId="3A79768A" w14:textId="77777777" w:rsidR="000E478E" w:rsidRDefault="000E478E">
      <w:pPr>
        <w:pStyle w:val="ListParagraph"/>
        <w:numPr>
          <w:ilvl w:val="1"/>
          <w:numId w:val="25"/>
        </w:numPr>
        <w:rPr>
          <w:rFonts w:ascii="Times New Roman" w:hAnsi="Times New Roman" w:cs="Times New Roman"/>
          <w:sz w:val="24"/>
          <w:szCs w:val="24"/>
        </w:rPr>
      </w:pPr>
    </w:p>
    <w:p w14:paraId="60C55EDA" w14:textId="77777777" w:rsidR="000E478E" w:rsidRDefault="005D2B9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Individual meetings</w:t>
      </w:r>
    </w:p>
    <w:p w14:paraId="0ED4BF6B" w14:textId="77777777" w:rsidR="000E478E" w:rsidRDefault="005D2B9A">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Process</w:t>
      </w:r>
    </w:p>
    <w:p w14:paraId="12C026C5" w14:textId="77777777" w:rsidR="000E478E" w:rsidRDefault="005D2B9A">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Tools</w:t>
      </w:r>
    </w:p>
    <w:p w14:paraId="709BFE33" w14:textId="77777777" w:rsidR="000E478E" w:rsidRDefault="005D2B9A">
      <w:pPr>
        <w:pStyle w:val="ListParagraph"/>
        <w:numPr>
          <w:ilvl w:val="2"/>
          <w:numId w:val="25"/>
        </w:numPr>
        <w:rPr>
          <w:rFonts w:ascii="Times New Roman" w:hAnsi="Times New Roman" w:cs="Times New Roman"/>
          <w:sz w:val="24"/>
          <w:szCs w:val="24"/>
        </w:rPr>
      </w:pPr>
      <w:r>
        <w:rPr>
          <w:rFonts w:ascii="Times New Roman" w:hAnsi="Times New Roman" w:cs="Times New Roman"/>
          <w:sz w:val="24"/>
          <w:szCs w:val="24"/>
        </w:rPr>
        <w:t>Develop a scorecard on to evaluate what is being done</w:t>
      </w:r>
    </w:p>
    <w:p w14:paraId="2B73D1EE" w14:textId="77777777" w:rsidR="000E478E" w:rsidRDefault="000E478E">
      <w:pPr>
        <w:pStyle w:val="ListParagraph"/>
        <w:numPr>
          <w:ilvl w:val="2"/>
          <w:numId w:val="25"/>
        </w:numPr>
        <w:rPr>
          <w:rFonts w:ascii="Times New Roman" w:hAnsi="Times New Roman" w:cs="Times New Roman"/>
          <w:sz w:val="24"/>
          <w:szCs w:val="24"/>
        </w:rPr>
      </w:pPr>
    </w:p>
    <w:p w14:paraId="1549646A" w14:textId="77777777" w:rsidR="000E478E" w:rsidRDefault="005D2B9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Group Meetings</w:t>
      </w:r>
    </w:p>
    <w:p w14:paraId="3B9DFEE4" w14:textId="77777777" w:rsidR="000E478E" w:rsidRDefault="005D2B9A">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Process</w:t>
      </w:r>
    </w:p>
    <w:p w14:paraId="37483623" w14:textId="77777777" w:rsidR="000E478E" w:rsidRDefault="005D2B9A">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tools</w:t>
      </w:r>
    </w:p>
    <w:p w14:paraId="6851B73A" w14:textId="77777777" w:rsidR="000E478E" w:rsidRDefault="005D2B9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Field Visits and Observations</w:t>
      </w:r>
    </w:p>
    <w:p w14:paraId="21EF1619" w14:textId="77777777" w:rsidR="000E478E" w:rsidRDefault="005D2B9A">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Process</w:t>
      </w:r>
    </w:p>
    <w:p w14:paraId="6C2F7161" w14:textId="77777777" w:rsidR="000E478E" w:rsidRDefault="005D2B9A">
      <w:pPr>
        <w:pStyle w:val="ListParagraph"/>
        <w:numPr>
          <w:ilvl w:val="2"/>
          <w:numId w:val="25"/>
        </w:numPr>
        <w:rPr>
          <w:del w:id="448" w:author="Lindie" w:date="2025-11-03T12:43:00Z"/>
          <w:rFonts w:ascii="Times New Roman" w:hAnsi="Times New Roman" w:cs="Times New Roman"/>
          <w:sz w:val="24"/>
          <w:szCs w:val="24"/>
        </w:rPr>
      </w:pPr>
      <w:r>
        <w:rPr>
          <w:rFonts w:ascii="Times New Roman" w:hAnsi="Times New Roman" w:cs="Times New Roman"/>
          <w:sz w:val="24"/>
          <w:szCs w:val="24"/>
        </w:rPr>
        <w:t>Know your audience</w:t>
      </w:r>
      <w:ins w:id="449" w:author="Lindie" w:date="2025-11-03T12:43:00Z">
        <w:r>
          <w:rPr>
            <w:rFonts w:ascii="Times New Roman" w:hAnsi="Times New Roman" w:cs="Times New Roman"/>
            <w:sz w:val="24"/>
            <w:szCs w:val="24"/>
          </w:rPr>
          <w:t xml:space="preserve"> by </w:t>
        </w:r>
      </w:ins>
    </w:p>
    <w:p w14:paraId="731D8E32" w14:textId="77777777" w:rsidR="000E478E" w:rsidRDefault="005D2B9A" w:rsidP="000E478E">
      <w:pPr>
        <w:pStyle w:val="ListParagraph"/>
        <w:numPr>
          <w:ilvl w:val="2"/>
          <w:numId w:val="25"/>
        </w:numPr>
        <w:ind w:left="0" w:firstLine="0"/>
        <w:rPr>
          <w:ins w:id="450" w:author="Lindie" w:date="2025-11-03T12:43:00Z"/>
          <w:rFonts w:ascii="Times New Roman" w:hAnsi="Times New Roman" w:cs="Times New Roman"/>
          <w:sz w:val="24"/>
          <w:szCs w:val="24"/>
        </w:rPr>
        <w:pPrChange w:id="451" w:author="Lindie" w:date="2025-11-03T12:43:00Z">
          <w:pPr>
            <w:pStyle w:val="ListParagraph"/>
            <w:numPr>
              <w:ilvl w:val="3"/>
              <w:numId w:val="25"/>
            </w:numPr>
            <w:ind w:left="2880" w:hanging="360"/>
          </w:pPr>
        </w:pPrChange>
      </w:pPr>
      <w:ins w:id="452" w:author="Lindie" w:date="2025-11-03T12:44:00Z">
        <w:r>
          <w:rPr>
            <w:rFonts w:ascii="Times New Roman" w:hAnsi="Times New Roman" w:cs="Times New Roman"/>
            <w:sz w:val="24"/>
            <w:szCs w:val="24"/>
          </w:rPr>
          <w:t>g</w:t>
        </w:r>
      </w:ins>
      <w:ins w:id="453" w:author="Lindie" w:date="2025-11-03T12:43:00Z">
        <w:r>
          <w:rPr>
            <w:rFonts w:ascii="Times New Roman" w:hAnsi="Times New Roman" w:cs="Times New Roman"/>
            <w:sz w:val="24"/>
            <w:szCs w:val="24"/>
          </w:rPr>
          <w:t xml:space="preserve">etting </w:t>
        </w:r>
      </w:ins>
      <w:del w:id="454" w:author="Lindie" w:date="2025-11-03T12:43:00Z">
        <w:r>
          <w:rPr>
            <w:rFonts w:ascii="Times New Roman" w:hAnsi="Times New Roman" w:cs="Times New Roman"/>
            <w:sz w:val="24"/>
            <w:szCs w:val="24"/>
          </w:rPr>
          <w:delText>Get</w:delText>
        </w:r>
      </w:del>
      <w:r>
        <w:rPr>
          <w:rFonts w:ascii="Times New Roman" w:hAnsi="Times New Roman" w:cs="Times New Roman"/>
          <w:sz w:val="24"/>
          <w:szCs w:val="24"/>
        </w:rPr>
        <w:t xml:space="preserve"> a profile on the household or group you are visiting</w:t>
      </w:r>
    </w:p>
    <w:p w14:paraId="4FE50D06" w14:textId="77777777" w:rsidR="000E478E" w:rsidRDefault="000E478E" w:rsidP="000E478E">
      <w:pPr>
        <w:pStyle w:val="ListParagraph"/>
        <w:numPr>
          <w:ilvl w:val="2"/>
          <w:numId w:val="25"/>
        </w:numPr>
        <w:ind w:left="0" w:firstLine="0"/>
        <w:rPr>
          <w:del w:id="455" w:author="Lindie" w:date="2025-11-03T12:43:00Z"/>
          <w:rFonts w:ascii="Times New Roman" w:hAnsi="Times New Roman" w:cs="Times New Roman"/>
          <w:sz w:val="24"/>
          <w:szCs w:val="24"/>
        </w:rPr>
        <w:pPrChange w:id="456" w:author="Lindie" w:date="2025-11-03T12:43:00Z">
          <w:pPr>
            <w:pStyle w:val="ListParagraph"/>
            <w:numPr>
              <w:ilvl w:val="3"/>
              <w:numId w:val="25"/>
            </w:numPr>
            <w:ind w:left="2880" w:hanging="360"/>
          </w:pPr>
        </w:pPrChange>
      </w:pPr>
    </w:p>
    <w:p w14:paraId="21317892" w14:textId="77777777" w:rsidR="000E478E" w:rsidRDefault="005D2B9A" w:rsidP="000E478E">
      <w:pPr>
        <w:pStyle w:val="ListParagraph"/>
        <w:numPr>
          <w:ilvl w:val="2"/>
          <w:numId w:val="25"/>
        </w:numPr>
        <w:ind w:left="0" w:firstLine="0"/>
        <w:rPr>
          <w:ins w:id="457" w:author="Lindie" w:date="2025-11-03T12:43:00Z"/>
          <w:rFonts w:ascii="Times New Roman" w:hAnsi="Times New Roman" w:cs="Times New Roman"/>
          <w:sz w:val="24"/>
          <w:szCs w:val="24"/>
        </w:rPr>
        <w:pPrChange w:id="458" w:author="Lindie" w:date="2025-11-03T12:43:00Z">
          <w:pPr>
            <w:pStyle w:val="ListParagraph"/>
            <w:numPr>
              <w:ilvl w:val="2"/>
              <w:numId w:val="25"/>
            </w:numPr>
            <w:ind w:left="2160" w:hanging="360"/>
          </w:pPr>
        </w:pPrChange>
      </w:pPr>
      <w:r>
        <w:rPr>
          <w:rFonts w:ascii="Times New Roman" w:hAnsi="Times New Roman" w:cs="Times New Roman"/>
          <w:sz w:val="24"/>
          <w:szCs w:val="24"/>
        </w:rPr>
        <w:t>Visit the site where the parent coaching</w:t>
      </w:r>
      <w:ins w:id="459" w:author="Lindie" w:date="2025-11-03T12:44:00Z">
        <w:r>
          <w:rPr>
            <w:rFonts w:ascii="Times New Roman" w:hAnsi="Times New Roman" w:cs="Times New Roman"/>
            <w:sz w:val="24"/>
            <w:szCs w:val="24"/>
          </w:rPr>
          <w:t xml:space="preserve"> sessions are being done</w:t>
        </w:r>
      </w:ins>
    </w:p>
    <w:p w14:paraId="01EB4745" w14:textId="77777777" w:rsidR="000E478E" w:rsidRDefault="000E478E" w:rsidP="000E478E">
      <w:pPr>
        <w:pStyle w:val="ListParagraph"/>
        <w:numPr>
          <w:ilvl w:val="2"/>
          <w:numId w:val="25"/>
        </w:numPr>
        <w:ind w:left="0" w:firstLine="0"/>
        <w:rPr>
          <w:del w:id="460" w:author="Lindie" w:date="2025-11-03T12:43:00Z"/>
          <w:rFonts w:ascii="Times New Roman" w:hAnsi="Times New Roman" w:cs="Times New Roman"/>
          <w:sz w:val="24"/>
          <w:szCs w:val="24"/>
        </w:rPr>
        <w:pPrChange w:id="461" w:author="Lindie" w:date="2025-11-03T12:43:00Z">
          <w:pPr>
            <w:pStyle w:val="ListParagraph"/>
            <w:numPr>
              <w:ilvl w:val="2"/>
              <w:numId w:val="25"/>
            </w:numPr>
            <w:ind w:left="2160" w:hanging="360"/>
          </w:pPr>
        </w:pPrChange>
      </w:pPr>
    </w:p>
    <w:p w14:paraId="3A19C775" w14:textId="77777777" w:rsidR="000E478E" w:rsidRDefault="005D2B9A" w:rsidP="000E478E">
      <w:pPr>
        <w:pStyle w:val="ListParagraph"/>
        <w:numPr>
          <w:ilvl w:val="2"/>
          <w:numId w:val="25"/>
        </w:numPr>
        <w:ind w:left="0" w:firstLine="0"/>
        <w:rPr>
          <w:ins w:id="462" w:author="Lindie" w:date="2025-11-03T12:43:00Z"/>
          <w:rFonts w:ascii="Times New Roman" w:hAnsi="Times New Roman" w:cs="Times New Roman"/>
          <w:sz w:val="24"/>
          <w:szCs w:val="24"/>
        </w:rPr>
        <w:pPrChange w:id="463" w:author="Lindie" w:date="2025-11-03T12:43:00Z">
          <w:pPr>
            <w:pStyle w:val="ListParagraph"/>
            <w:numPr>
              <w:ilvl w:val="2"/>
              <w:numId w:val="25"/>
            </w:numPr>
            <w:ind w:left="2160" w:hanging="360"/>
          </w:pPr>
        </w:pPrChange>
      </w:pPr>
      <w:r>
        <w:rPr>
          <w:rFonts w:ascii="Times New Roman" w:hAnsi="Times New Roman" w:cs="Times New Roman"/>
          <w:sz w:val="24"/>
          <w:szCs w:val="24"/>
        </w:rPr>
        <w:t>Observe quietly without interruptions</w:t>
      </w:r>
      <w:ins w:id="464" w:author="Lindie" w:date="2025-11-03T12:44:00Z">
        <w:r>
          <w:rPr>
            <w:rFonts w:ascii="Times New Roman" w:hAnsi="Times New Roman" w:cs="Times New Roman"/>
            <w:sz w:val="24"/>
            <w:szCs w:val="24"/>
          </w:rPr>
          <w:t xml:space="preserve"> as the coaches conduct the sess</w:t>
        </w:r>
      </w:ins>
      <w:ins w:id="465" w:author="Lindie" w:date="2025-11-03T12:45:00Z">
        <w:r>
          <w:rPr>
            <w:rFonts w:ascii="Times New Roman" w:hAnsi="Times New Roman" w:cs="Times New Roman"/>
            <w:sz w:val="24"/>
            <w:szCs w:val="24"/>
          </w:rPr>
          <w:t>ions</w:t>
        </w:r>
      </w:ins>
    </w:p>
    <w:p w14:paraId="0A059F7D" w14:textId="77777777" w:rsidR="000E478E" w:rsidRDefault="000E478E" w:rsidP="000E478E">
      <w:pPr>
        <w:pStyle w:val="ListParagraph"/>
        <w:numPr>
          <w:ilvl w:val="2"/>
          <w:numId w:val="25"/>
        </w:numPr>
        <w:ind w:left="0" w:firstLine="0"/>
        <w:rPr>
          <w:del w:id="466" w:author="Lindie" w:date="2025-11-03T12:43:00Z"/>
          <w:rFonts w:ascii="Times New Roman" w:hAnsi="Times New Roman" w:cs="Times New Roman"/>
          <w:sz w:val="24"/>
          <w:szCs w:val="24"/>
        </w:rPr>
        <w:pPrChange w:id="467" w:author="Lindie" w:date="2025-11-03T12:43:00Z">
          <w:pPr>
            <w:pStyle w:val="ListParagraph"/>
            <w:numPr>
              <w:ilvl w:val="2"/>
              <w:numId w:val="25"/>
            </w:numPr>
            <w:ind w:left="2160" w:hanging="360"/>
          </w:pPr>
        </w:pPrChange>
      </w:pPr>
    </w:p>
    <w:p w14:paraId="14C42992" w14:textId="77777777" w:rsidR="000E478E" w:rsidRDefault="005D2B9A" w:rsidP="000E478E">
      <w:pPr>
        <w:pStyle w:val="ListParagraph"/>
        <w:numPr>
          <w:ilvl w:val="2"/>
          <w:numId w:val="25"/>
        </w:numPr>
        <w:ind w:left="0" w:firstLine="0"/>
        <w:rPr>
          <w:rFonts w:ascii="Times New Roman" w:hAnsi="Times New Roman" w:cs="Times New Roman"/>
          <w:sz w:val="24"/>
          <w:szCs w:val="24"/>
        </w:rPr>
        <w:pPrChange w:id="468" w:author="Lindie" w:date="2025-11-03T12:43:00Z">
          <w:pPr>
            <w:pStyle w:val="ListParagraph"/>
            <w:numPr>
              <w:ilvl w:val="2"/>
              <w:numId w:val="25"/>
            </w:numPr>
            <w:ind w:left="2160" w:hanging="360"/>
          </w:pPr>
        </w:pPrChange>
      </w:pPr>
      <w:r>
        <w:rPr>
          <w:rFonts w:ascii="Times New Roman" w:hAnsi="Times New Roman" w:cs="Times New Roman"/>
          <w:sz w:val="24"/>
          <w:szCs w:val="24"/>
        </w:rPr>
        <w:t>Have your checklist and score</w:t>
      </w:r>
      <w:ins w:id="469" w:author="Lindie" w:date="2025-11-03T12:45:00Z">
        <w:r>
          <w:rPr>
            <w:rFonts w:ascii="Times New Roman" w:hAnsi="Times New Roman" w:cs="Times New Roman"/>
            <w:sz w:val="24"/>
            <w:szCs w:val="24"/>
          </w:rPr>
          <w:t>card</w:t>
        </w:r>
      </w:ins>
      <w:r>
        <w:rPr>
          <w:rFonts w:ascii="Times New Roman" w:hAnsi="Times New Roman" w:cs="Times New Roman"/>
          <w:sz w:val="24"/>
          <w:szCs w:val="24"/>
        </w:rPr>
        <w:t xml:space="preserve"> </w:t>
      </w:r>
      <w:ins w:id="470" w:author="Lindie" w:date="2025-11-03T12:45:00Z">
        <w:r>
          <w:rPr>
            <w:rFonts w:ascii="Times New Roman" w:hAnsi="Times New Roman" w:cs="Times New Roman"/>
            <w:sz w:val="24"/>
            <w:szCs w:val="24"/>
          </w:rPr>
          <w:t xml:space="preserve">to evaluate the </w:t>
        </w:r>
      </w:ins>
      <w:ins w:id="471" w:author="Lindie" w:date="2025-11-03T12:46:00Z">
        <w:r>
          <w:rPr>
            <w:rFonts w:ascii="Times New Roman" w:hAnsi="Times New Roman" w:cs="Times New Roman"/>
            <w:sz w:val="24"/>
            <w:szCs w:val="24"/>
          </w:rPr>
          <w:t>coach's</w:t>
        </w:r>
      </w:ins>
      <w:ins w:id="472" w:author="Lindie" w:date="2025-11-03T12:45:00Z">
        <w:r>
          <w:rPr>
            <w:rFonts w:ascii="Times New Roman" w:hAnsi="Times New Roman" w:cs="Times New Roman"/>
            <w:sz w:val="24"/>
            <w:szCs w:val="24"/>
          </w:rPr>
          <w:t xml:space="preserve"> work.</w:t>
        </w:r>
      </w:ins>
      <w:del w:id="473" w:author="Lindie" w:date="2025-11-03T12:45:00Z">
        <w:r>
          <w:rPr>
            <w:rFonts w:ascii="Times New Roman" w:hAnsi="Times New Roman" w:cs="Times New Roman"/>
            <w:sz w:val="24"/>
            <w:szCs w:val="24"/>
          </w:rPr>
          <w:delText>on what you see</w:delText>
        </w:r>
      </w:del>
    </w:p>
    <w:p w14:paraId="447B917E"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74" w:author="Lindie" w:date="2025-11-03T14:38:00Z">
          <w:pPr>
            <w:pStyle w:val="Heading2"/>
            <w:keepNext/>
            <w:keepLines/>
            <w:numPr>
              <w:ilvl w:val="1"/>
              <w:numId w:val="7"/>
            </w:numPr>
            <w:spacing w:before="160" w:beforeAutospacing="0" w:after="80" w:afterAutospacing="0" w:line="259" w:lineRule="auto"/>
            <w:ind w:left="993" w:hanging="567"/>
          </w:pPr>
        </w:pPrChange>
      </w:pPr>
      <w:bookmarkStart w:id="475" w:name="_Toc213003231"/>
      <w:r>
        <w:rPr>
          <w:rFonts w:eastAsiaTheme="majorEastAsia"/>
          <w:b w:val="0"/>
          <w:bCs w:val="0"/>
          <w:color w:val="2F5496" w:themeColor="accent1" w:themeShade="BF"/>
          <w:sz w:val="24"/>
          <w:szCs w:val="24"/>
          <w:lang w:val="en-GB"/>
        </w:rPr>
        <w:t>Providing Constructive Fee</w:t>
      </w:r>
      <w:ins w:id="476" w:author="Lindie" w:date="2025-11-03T12:46:00Z">
        <w:r>
          <w:rPr>
            <w:rFonts w:eastAsiaTheme="majorEastAsia"/>
            <w:b w:val="0"/>
            <w:bCs w:val="0"/>
            <w:color w:val="2F5496" w:themeColor="accent1" w:themeShade="BF"/>
            <w:sz w:val="24"/>
            <w:szCs w:val="24"/>
          </w:rPr>
          <w:t>d</w:t>
        </w:r>
      </w:ins>
      <w:r>
        <w:rPr>
          <w:rFonts w:eastAsiaTheme="majorEastAsia"/>
          <w:b w:val="0"/>
          <w:bCs w:val="0"/>
          <w:color w:val="2F5496" w:themeColor="accent1" w:themeShade="BF"/>
          <w:sz w:val="24"/>
          <w:szCs w:val="24"/>
          <w:lang w:val="en-GB"/>
        </w:rPr>
        <w:t>back</w:t>
      </w:r>
      <w:bookmarkEnd w:id="475"/>
    </w:p>
    <w:p w14:paraId="5389653D"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After observing a parent coaching session, organize a review session with the parent coach to assess</w:t>
      </w:r>
      <w:ins w:id="477" w:author="Lindie" w:date="2025-11-03T12:46:00Z">
        <w:r>
          <w:rPr>
            <w:rFonts w:ascii="Times New Roman" w:hAnsi="Times New Roman" w:cs="Times New Roman"/>
            <w:sz w:val="24"/>
            <w:szCs w:val="24"/>
          </w:rPr>
          <w:t>:</w:t>
        </w:r>
      </w:ins>
      <w:del w:id="478" w:author="Lindie" w:date="2025-11-03T12:46:00Z">
        <w:r>
          <w:rPr>
            <w:rFonts w:ascii="Times New Roman" w:hAnsi="Times New Roman" w:cs="Times New Roman"/>
            <w:sz w:val="24"/>
            <w:szCs w:val="24"/>
          </w:rPr>
          <w:delText>,</w:delText>
        </w:r>
      </w:del>
      <w:r>
        <w:rPr>
          <w:rFonts w:ascii="Times New Roman" w:hAnsi="Times New Roman" w:cs="Times New Roman"/>
          <w:sz w:val="24"/>
          <w:szCs w:val="24"/>
        </w:rPr>
        <w:t xml:space="preserve"> </w:t>
      </w:r>
    </w:p>
    <w:p w14:paraId="58FDC687" w14:textId="77777777" w:rsidR="000E478E" w:rsidRDefault="005D2B9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What went well</w:t>
      </w:r>
    </w:p>
    <w:p w14:paraId="1AB5FC11" w14:textId="77777777" w:rsidR="000E478E" w:rsidRDefault="005D2B9A">
      <w:pPr>
        <w:pStyle w:val="ListParagraph"/>
        <w:numPr>
          <w:ilvl w:val="0"/>
          <w:numId w:val="26"/>
        </w:numPr>
        <w:rPr>
          <w:rFonts w:ascii="Times New Roman" w:hAnsi="Times New Roman" w:cs="Times New Roman"/>
          <w:sz w:val="24"/>
          <w:szCs w:val="24"/>
        </w:rPr>
      </w:pPr>
      <w:ins w:id="479" w:author="Lindie" w:date="2025-11-03T12:46:00Z">
        <w:r>
          <w:rPr>
            <w:rFonts w:ascii="Times New Roman" w:hAnsi="Times New Roman" w:cs="Times New Roman"/>
            <w:sz w:val="24"/>
            <w:szCs w:val="24"/>
          </w:rPr>
          <w:t xml:space="preserve">What </w:t>
        </w:r>
      </w:ins>
      <w:del w:id="480" w:author="Lindie" w:date="2025-11-03T12:46:00Z">
        <w:r>
          <w:rPr>
            <w:rFonts w:ascii="Times New Roman" w:hAnsi="Times New Roman" w:cs="Times New Roman"/>
            <w:sz w:val="24"/>
            <w:szCs w:val="24"/>
          </w:rPr>
          <w:delText>C</w:delText>
        </w:r>
      </w:del>
      <w:ins w:id="481" w:author="Lindie" w:date="2025-11-03T12:46:00Z">
        <w:r>
          <w:rPr>
            <w:rFonts w:ascii="Times New Roman" w:hAnsi="Times New Roman" w:cs="Times New Roman"/>
            <w:sz w:val="24"/>
            <w:szCs w:val="24"/>
          </w:rPr>
          <w:t>c</w:t>
        </w:r>
      </w:ins>
      <w:r>
        <w:rPr>
          <w:rFonts w:ascii="Times New Roman" w:hAnsi="Times New Roman" w:cs="Times New Roman"/>
          <w:sz w:val="24"/>
          <w:szCs w:val="24"/>
        </w:rPr>
        <w:t>ould have been better</w:t>
      </w:r>
    </w:p>
    <w:p w14:paraId="5293D58B" w14:textId="77777777" w:rsidR="000E478E" w:rsidRDefault="005D2B9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Areas of focus or improvement</w:t>
      </w:r>
    </w:p>
    <w:p w14:paraId="0C740646" w14:textId="77777777" w:rsidR="000E478E" w:rsidRDefault="005D2B9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GROW</w:t>
      </w:r>
      <w:ins w:id="482" w:author="Lindie" w:date="2025-11-03T12:46:00Z">
        <w:r>
          <w:rPr>
            <w:rFonts w:ascii="Times New Roman" w:hAnsi="Times New Roman" w:cs="Times New Roman"/>
            <w:sz w:val="24"/>
            <w:szCs w:val="24"/>
          </w:rPr>
          <w:t>TH</w:t>
        </w:r>
      </w:ins>
      <w:r>
        <w:rPr>
          <w:rFonts w:ascii="Times New Roman" w:hAnsi="Times New Roman" w:cs="Times New Roman"/>
          <w:sz w:val="24"/>
          <w:szCs w:val="24"/>
        </w:rPr>
        <w:t xml:space="preserve"> model</w:t>
      </w:r>
    </w:p>
    <w:p w14:paraId="5A215790" w14:textId="77777777" w:rsidR="000E478E" w:rsidRDefault="005D2B9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Demonstrate where necessary</w:t>
      </w:r>
    </w:p>
    <w:p w14:paraId="4C2908A0" w14:textId="77777777" w:rsidR="000E478E" w:rsidRDefault="005D2B9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Agree on action points or recommendations</w:t>
      </w:r>
    </w:p>
    <w:p w14:paraId="5D3CCFBE" w14:textId="77777777" w:rsidR="000E478E" w:rsidRDefault="005D2B9A">
      <w:pPr>
        <w:rPr>
          <w:rFonts w:ascii="Times New Roman" w:hAnsi="Times New Roman" w:cs="Times New Roman"/>
          <w:sz w:val="24"/>
          <w:szCs w:val="24"/>
        </w:rPr>
      </w:pPr>
      <w:ins w:id="483" w:author="Lindie" w:date="2025-11-03T12:47:00Z">
        <w:r>
          <w:rPr>
            <w:rFonts w:ascii="Times New Roman" w:hAnsi="Times New Roman" w:cs="Times New Roman"/>
            <w:sz w:val="24"/>
            <w:szCs w:val="24"/>
          </w:rPr>
          <w:t xml:space="preserve">What to do when </w:t>
        </w:r>
      </w:ins>
      <w:del w:id="484" w:author="Lindie" w:date="2025-11-03T12:47:00Z">
        <w:r>
          <w:rPr>
            <w:rFonts w:ascii="Times New Roman" w:hAnsi="Times New Roman" w:cs="Times New Roman"/>
            <w:sz w:val="24"/>
            <w:szCs w:val="24"/>
          </w:rPr>
          <w:delText>If</w:delText>
        </w:r>
      </w:del>
      <w:r>
        <w:rPr>
          <w:rFonts w:ascii="Times New Roman" w:hAnsi="Times New Roman" w:cs="Times New Roman"/>
          <w:sz w:val="24"/>
          <w:szCs w:val="24"/>
        </w:rPr>
        <w:t xml:space="preserve"> you observe a parent coach delivering wrong information</w:t>
      </w:r>
      <w:ins w:id="485" w:author="Lindie" w:date="2025-11-03T12:47:00Z">
        <w:r>
          <w:rPr>
            <w:rFonts w:ascii="Times New Roman" w:hAnsi="Times New Roman" w:cs="Times New Roman"/>
            <w:sz w:val="24"/>
            <w:szCs w:val="24"/>
          </w:rPr>
          <w:t xml:space="preserve">: </w:t>
        </w:r>
      </w:ins>
      <w:del w:id="486" w:author="Lindie" w:date="2025-11-03T12:47:00Z">
        <w:r>
          <w:rPr>
            <w:rFonts w:ascii="Times New Roman" w:hAnsi="Times New Roman" w:cs="Times New Roman"/>
            <w:sz w:val="24"/>
            <w:szCs w:val="24"/>
          </w:rPr>
          <w:delText xml:space="preserve">, </w:delText>
        </w:r>
      </w:del>
    </w:p>
    <w:p w14:paraId="00FAA244"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Be tactful and opportunistic if you have to intervene</w:t>
      </w:r>
    </w:p>
    <w:p w14:paraId="2A2FAFF2"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If it’s not going to provide an immediate danger, allow the session to complete before correcting the behaviour</w:t>
      </w:r>
    </w:p>
    <w:p w14:paraId="027D94F6"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Leverage the Power of questioning to create a rapport for open and honest conversation</w:t>
      </w:r>
    </w:p>
    <w:p w14:paraId="26C84945" w14:textId="77777777" w:rsidR="000E478E" w:rsidRDefault="000E478E">
      <w:pPr>
        <w:rPr>
          <w:rFonts w:ascii="Times New Roman" w:hAnsi="Times New Roman" w:cs="Times New Roman"/>
          <w:sz w:val="24"/>
          <w:szCs w:val="24"/>
        </w:rPr>
      </w:pPr>
    </w:p>
    <w:p w14:paraId="6CAF981F" w14:textId="77777777" w:rsidR="000E478E" w:rsidRDefault="005D2B9A">
      <w:pPr>
        <w:pStyle w:val="Heading1"/>
        <w:keepNext/>
        <w:keepLines/>
        <w:numPr>
          <w:ilvl w:val="0"/>
          <w:numId w:val="7"/>
        </w:numPr>
        <w:spacing w:before="360" w:beforeAutospacing="0" w:after="80" w:afterAutospacing="0" w:line="259" w:lineRule="auto"/>
        <w:ind w:left="426" w:hanging="426"/>
        <w:rPr>
          <w:rFonts w:eastAsiaTheme="majorEastAsia"/>
          <w:b w:val="0"/>
          <w:bCs w:val="0"/>
          <w:color w:val="2F5496" w:themeColor="accent1" w:themeShade="BF"/>
          <w:kern w:val="0"/>
          <w:sz w:val="24"/>
          <w:szCs w:val="24"/>
        </w:rPr>
      </w:pPr>
      <w:bookmarkStart w:id="487" w:name="_Toc213003232"/>
      <w:r>
        <w:rPr>
          <w:rFonts w:eastAsiaTheme="majorEastAsia"/>
          <w:b w:val="0"/>
          <w:bCs w:val="0"/>
          <w:color w:val="2F5496" w:themeColor="accent1" w:themeShade="BF"/>
          <w:kern w:val="0"/>
          <w:sz w:val="24"/>
          <w:szCs w:val="24"/>
        </w:rPr>
        <w:t>Principles of Effective Coaching (for Parent Coaches and Supervisors)</w:t>
      </w:r>
      <w:bookmarkEnd w:id="487"/>
    </w:p>
    <w:p w14:paraId="276BD15D" w14:textId="77777777" w:rsidR="000E478E" w:rsidRDefault="005D2B9A">
      <w:pPr>
        <w:spacing w:line="276" w:lineRule="auto"/>
        <w:jc w:val="both"/>
        <w:rPr>
          <w:rFonts w:ascii="Times New Roman" w:hAnsi="Times New Roman" w:cs="Times New Roman"/>
          <w:sz w:val="24"/>
          <w:szCs w:val="24"/>
          <w:lang w:val="en-GB"/>
        </w:rPr>
      </w:pPr>
      <w:r>
        <w:rPr>
          <w:rFonts w:ascii="Times New Roman" w:hAnsi="Times New Roman" w:cs="Times New Roman"/>
          <w:sz w:val="24"/>
          <w:szCs w:val="24"/>
        </w:rPr>
        <w:t xml:space="preserve">Effective coaching is crucial to the parent coaching program.The parent coach provides coaching support to the parent and caregiver during home visits and groups sessions whereas the supervisor provides coaching support to the parent coach during field observations. </w:t>
      </w:r>
      <w:r>
        <w:rPr>
          <w:rFonts w:ascii="Times New Roman" w:hAnsi="Times New Roman" w:cs="Times New Roman"/>
          <w:sz w:val="24"/>
          <w:szCs w:val="24"/>
          <w:lang w:val="en-GB"/>
        </w:rPr>
        <w:t xml:space="preserve">A good coach helps parents, caregivers, or practitioners improve their practice by showing what they already do right and what </w:t>
      </w:r>
      <w:ins w:id="488" w:author="Lindie" w:date="2025-11-03T12:48:00Z">
        <w:r>
          <w:rPr>
            <w:rFonts w:ascii="Times New Roman" w:hAnsi="Times New Roman" w:cs="Times New Roman"/>
            <w:sz w:val="24"/>
            <w:szCs w:val="24"/>
          </w:rPr>
          <w:t>behaviors</w:t>
        </w:r>
      </w:ins>
      <w:del w:id="489" w:author="Lindie" w:date="2025-11-03T12:48:00Z">
        <w:r>
          <w:rPr>
            <w:rFonts w:ascii="Times New Roman" w:hAnsi="Times New Roman" w:cs="Times New Roman"/>
            <w:sz w:val="24"/>
            <w:szCs w:val="24"/>
            <w:lang w:val="en-GB"/>
          </w:rPr>
          <w:delText>behaviours</w:delText>
        </w:r>
      </w:del>
      <w:r>
        <w:rPr>
          <w:rFonts w:ascii="Times New Roman" w:hAnsi="Times New Roman" w:cs="Times New Roman"/>
          <w:sz w:val="24"/>
          <w:szCs w:val="24"/>
          <w:lang w:val="en-GB"/>
        </w:rPr>
        <w:t xml:space="preserve"> they can improve.</w:t>
      </w:r>
    </w:p>
    <w:p w14:paraId="6E4BB4D3"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490" w:author="Lindie" w:date="2025-11-03T14:38:00Z">
          <w:pPr>
            <w:pStyle w:val="Heading2"/>
            <w:keepNext/>
            <w:keepLines/>
            <w:numPr>
              <w:ilvl w:val="1"/>
              <w:numId w:val="7"/>
            </w:numPr>
            <w:spacing w:before="160" w:beforeAutospacing="0" w:after="80" w:afterAutospacing="0" w:line="259" w:lineRule="auto"/>
            <w:ind w:left="993" w:hanging="567"/>
          </w:pPr>
        </w:pPrChange>
      </w:pPr>
      <w:bookmarkStart w:id="491" w:name="_Toc213003233"/>
      <w:r>
        <w:rPr>
          <w:rFonts w:eastAsiaTheme="majorEastAsia"/>
          <w:b w:val="0"/>
          <w:bCs w:val="0"/>
          <w:color w:val="2F5496" w:themeColor="accent1" w:themeShade="BF"/>
          <w:sz w:val="24"/>
          <w:szCs w:val="24"/>
          <w:lang w:val="en-GB"/>
        </w:rPr>
        <w:t>Attributes of an Effective Coach</w:t>
      </w:r>
      <w:bookmarkEnd w:id="491"/>
    </w:p>
    <w:p w14:paraId="6964ECE6" w14:textId="77777777" w:rsidR="000E478E" w:rsidRDefault="005D2B9A">
      <w:pPr>
        <w:pStyle w:val="ListParagraph"/>
        <w:numPr>
          <w:ilvl w:val="0"/>
          <w:numId w:val="27"/>
        </w:numPr>
        <w:spacing w:line="360" w:lineRule="auto"/>
        <w:rPr>
          <w:ins w:id="492" w:author="Lindie" w:date="2025-11-03T12:49:00Z"/>
          <w:rFonts w:ascii="Times New Roman" w:hAnsi="Times New Roman" w:cs="Times New Roman"/>
          <w:sz w:val="24"/>
          <w:szCs w:val="24"/>
          <w:lang w:val="en-GB"/>
        </w:rPr>
      </w:pPr>
      <w:r>
        <w:rPr>
          <w:rFonts w:ascii="Times New Roman" w:hAnsi="Times New Roman" w:cs="Times New Roman"/>
          <w:sz w:val="24"/>
          <w:szCs w:val="24"/>
          <w:lang w:val="en-GB"/>
        </w:rPr>
        <w:t>Knows how to listen well, speak to others with respect and kindness</w:t>
      </w:r>
      <w:del w:id="493" w:author="Lindie" w:date="2025-11-03T12:49:00Z">
        <w:r>
          <w:rPr>
            <w:rFonts w:ascii="Times New Roman" w:hAnsi="Times New Roman" w:cs="Times New Roman"/>
            <w:sz w:val="24"/>
            <w:szCs w:val="24"/>
            <w:lang w:val="en-GB"/>
          </w:rPr>
          <w:delText>,</w:delText>
        </w:r>
      </w:del>
      <w:r>
        <w:rPr>
          <w:rFonts w:ascii="Times New Roman" w:hAnsi="Times New Roman" w:cs="Times New Roman"/>
          <w:sz w:val="24"/>
          <w:szCs w:val="24"/>
          <w:lang w:val="en-GB"/>
        </w:rPr>
        <w:t xml:space="preserve"> and communicate ideas clearly and simply</w:t>
      </w:r>
    </w:p>
    <w:p w14:paraId="5FE1231F" w14:textId="77777777" w:rsidR="000E478E" w:rsidRDefault="005D2B9A">
      <w:pPr>
        <w:pStyle w:val="ListParagraph"/>
        <w:numPr>
          <w:ilvl w:val="0"/>
          <w:numId w:val="27"/>
        </w:numPr>
        <w:spacing w:line="360" w:lineRule="auto"/>
        <w:rPr>
          <w:rFonts w:ascii="Times New Roman" w:hAnsi="Times New Roman" w:cs="Times New Roman"/>
          <w:sz w:val="24"/>
          <w:szCs w:val="24"/>
          <w:lang w:val="en-GB"/>
        </w:rPr>
      </w:pPr>
      <w:ins w:id="494" w:author="Lindie" w:date="2025-11-03T12:49:00Z">
        <w:r>
          <w:rPr>
            <w:rFonts w:ascii="Times New Roman" w:hAnsi="Times New Roman" w:cs="Times New Roman"/>
            <w:sz w:val="24"/>
            <w:szCs w:val="24"/>
          </w:rPr>
          <w:t>Should be abl</w:t>
        </w:r>
      </w:ins>
      <w:ins w:id="495" w:author="Lindie" w:date="2025-11-03T12:50:00Z">
        <w:r>
          <w:rPr>
            <w:rFonts w:ascii="Times New Roman" w:hAnsi="Times New Roman" w:cs="Times New Roman"/>
            <w:sz w:val="24"/>
            <w:szCs w:val="24"/>
          </w:rPr>
          <w:t xml:space="preserve">e to use the language that the target groups are comfortable with </w:t>
        </w:r>
      </w:ins>
    </w:p>
    <w:p w14:paraId="5B0D47DB" w14:textId="77777777" w:rsidR="000E478E" w:rsidRDefault="005D2B9A">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Understands others' perspectives and express empathy (the capacity to place oneself in another</w:t>
      </w:r>
      <w:ins w:id="496" w:author="Lindie" w:date="2025-11-03T12:50:00Z">
        <w:r>
          <w:rPr>
            <w:rFonts w:ascii="Times New Roman" w:hAnsi="Times New Roman" w:cs="Times New Roman"/>
            <w:sz w:val="24"/>
            <w:szCs w:val="24"/>
          </w:rPr>
          <w:t xml:space="preserve"> person’s</w:t>
        </w:r>
      </w:ins>
      <w:del w:id="497" w:author="Lindie" w:date="2025-11-03T12:50:00Z">
        <w:r>
          <w:rPr>
            <w:rFonts w:ascii="Times New Roman" w:hAnsi="Times New Roman" w:cs="Times New Roman"/>
            <w:sz w:val="24"/>
            <w:szCs w:val="24"/>
            <w:lang w:val="en-GB"/>
          </w:rPr>
          <w:delText>'s</w:delText>
        </w:r>
      </w:del>
      <w:r>
        <w:rPr>
          <w:rFonts w:ascii="Times New Roman" w:hAnsi="Times New Roman" w:cs="Times New Roman"/>
          <w:sz w:val="24"/>
          <w:szCs w:val="24"/>
          <w:lang w:val="en-GB"/>
        </w:rPr>
        <w:t xml:space="preserve"> position</w:t>
      </w:r>
      <w:ins w:id="498" w:author="Lindie" w:date="2025-11-03T12:51:00Z">
        <w:r>
          <w:rPr>
            <w:rFonts w:ascii="Times New Roman" w:hAnsi="Times New Roman" w:cs="Times New Roman"/>
            <w:sz w:val="24"/>
            <w:szCs w:val="24"/>
          </w:rPr>
          <w:t>)</w:t>
        </w:r>
      </w:ins>
    </w:p>
    <w:p w14:paraId="278A9678" w14:textId="77777777" w:rsidR="000E478E" w:rsidRDefault="005D2B9A">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Demonstrates genuine curiosity and sincere interest while observing and asking questions</w:t>
      </w:r>
    </w:p>
    <w:p w14:paraId="0ABB4161" w14:textId="77777777" w:rsidR="000E478E" w:rsidRDefault="005D2B9A">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Uses a non-judg</w:t>
      </w:r>
      <w:ins w:id="499" w:author="Lindie" w:date="2025-11-03T12:51:00Z">
        <w:r>
          <w:rPr>
            <w:rFonts w:ascii="Times New Roman" w:hAnsi="Times New Roman" w:cs="Times New Roman"/>
            <w:sz w:val="24"/>
            <w:szCs w:val="24"/>
          </w:rPr>
          <w:t>e</w:t>
        </w:r>
      </w:ins>
      <w:r>
        <w:rPr>
          <w:rFonts w:ascii="Times New Roman" w:hAnsi="Times New Roman" w:cs="Times New Roman"/>
          <w:sz w:val="24"/>
          <w:szCs w:val="24"/>
          <w:lang w:val="en-GB"/>
        </w:rPr>
        <w:t xml:space="preserve">mental tone and asks </w:t>
      </w:r>
      <w:r>
        <w:rPr>
          <w:rFonts w:ascii="Times New Roman" w:hAnsi="Times New Roman" w:cs="Times New Roman"/>
          <w:i/>
          <w:iCs/>
          <w:sz w:val="24"/>
          <w:szCs w:val="24"/>
          <w:lang w:val="en-GB"/>
        </w:rPr>
        <w:t>open-ended questions</w:t>
      </w:r>
      <w:r>
        <w:rPr>
          <w:rFonts w:ascii="Times New Roman" w:hAnsi="Times New Roman" w:cs="Times New Roman"/>
          <w:sz w:val="24"/>
          <w:szCs w:val="24"/>
          <w:lang w:val="en-GB"/>
        </w:rPr>
        <w:t xml:space="preserve"> to prompt conversation and reflection</w:t>
      </w:r>
    </w:p>
    <w:p w14:paraId="4CC7DA2A" w14:textId="77777777" w:rsidR="000E478E" w:rsidRDefault="005D2B9A">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Uses </w:t>
      </w:r>
      <w:r>
        <w:rPr>
          <w:rFonts w:ascii="Times New Roman" w:hAnsi="Times New Roman" w:cs="Times New Roman"/>
          <w:i/>
          <w:iCs/>
          <w:sz w:val="24"/>
          <w:szCs w:val="24"/>
          <w:lang w:val="en-GB"/>
        </w:rPr>
        <w:t>active listening</w:t>
      </w:r>
      <w:ins w:id="500" w:author="Lindie" w:date="2025-11-03T12:51:00Z">
        <w:r>
          <w:rPr>
            <w:rFonts w:ascii="Times New Roman" w:hAnsi="Times New Roman" w:cs="Times New Roman"/>
            <w:i/>
            <w:iCs/>
            <w:sz w:val="24"/>
            <w:szCs w:val="24"/>
          </w:rPr>
          <w:t xml:space="preserve"> </w:t>
        </w:r>
      </w:ins>
      <w:r>
        <w:rPr>
          <w:rFonts w:ascii="Times New Roman" w:hAnsi="Times New Roman" w:cs="Times New Roman"/>
          <w:sz w:val="24"/>
          <w:szCs w:val="24"/>
          <w:lang w:val="en-GB"/>
        </w:rPr>
        <w:t>by paying attention to the parent or caregiver verbal and non-verbal communication and check for understanding</w:t>
      </w:r>
    </w:p>
    <w:p w14:paraId="2A095261" w14:textId="77777777" w:rsidR="000E478E" w:rsidRDefault="005D2B9A">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Provide</w:t>
      </w:r>
      <w:ins w:id="501" w:author="Lindie" w:date="2025-11-03T12:52:00Z">
        <w:r>
          <w:rPr>
            <w:rFonts w:ascii="Times New Roman" w:hAnsi="Times New Roman" w:cs="Times New Roman"/>
            <w:sz w:val="24"/>
            <w:szCs w:val="24"/>
          </w:rPr>
          <w:t xml:space="preserve"> </w:t>
        </w:r>
      </w:ins>
      <w:r>
        <w:rPr>
          <w:rFonts w:ascii="Times New Roman" w:hAnsi="Times New Roman" w:cs="Times New Roman"/>
          <w:i/>
          <w:iCs/>
          <w:sz w:val="24"/>
          <w:szCs w:val="24"/>
          <w:lang w:val="en-GB"/>
        </w:rPr>
        <w:t>respectful and constructive feedback to reinforce the acceptable behaviour</w:t>
      </w:r>
    </w:p>
    <w:p w14:paraId="42AA13E7" w14:textId="77777777" w:rsidR="000E478E" w:rsidRDefault="005D2B9A">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i/>
          <w:iCs/>
          <w:sz w:val="24"/>
          <w:szCs w:val="24"/>
          <w:lang w:val="en-GB"/>
        </w:rPr>
        <w:t xml:space="preserve">Adopts open-ended questions (such as what, who, where, how, and why) to facilitate deeper conversations </w:t>
      </w:r>
    </w:p>
    <w:p w14:paraId="11CA5565" w14:textId="77777777" w:rsidR="000E478E" w:rsidRDefault="005D2B9A">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i/>
          <w:iCs/>
          <w:sz w:val="24"/>
          <w:szCs w:val="24"/>
          <w:lang w:val="en-GB"/>
        </w:rPr>
        <w:t>Facilitates behaviour change by understanding the factors that impact parents and caregivers from improving their practice, and exploring solutions together.</w:t>
      </w:r>
    </w:p>
    <w:p w14:paraId="1A3ABA51" w14:textId="77777777" w:rsidR="000E478E" w:rsidRDefault="005D2B9A">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i/>
          <w:iCs/>
          <w:sz w:val="24"/>
          <w:szCs w:val="24"/>
          <w:lang w:val="en-GB"/>
        </w:rPr>
        <w:t>Seek commitment by encouraging parents and caregivers to state specific, concrete goals with clear timelines, and actionable recommendations</w:t>
      </w:r>
    </w:p>
    <w:p w14:paraId="5A0A78DC" w14:textId="77777777" w:rsidR="000E478E" w:rsidRDefault="005D2B9A">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i/>
          <w:iCs/>
          <w:sz w:val="24"/>
          <w:szCs w:val="24"/>
          <w:lang w:val="en-GB"/>
        </w:rPr>
        <w:t>Allow parents and caregivers to learn by sharing their views and reaching their conclusions.</w:t>
      </w:r>
    </w:p>
    <w:p w14:paraId="5ECB7C0B" w14:textId="77777777" w:rsidR="000E478E" w:rsidRDefault="000E478E">
      <w:pPr>
        <w:spacing w:line="360" w:lineRule="auto"/>
        <w:rPr>
          <w:rFonts w:ascii="Times New Roman" w:hAnsi="Times New Roman" w:cs="Times New Roman"/>
          <w:sz w:val="24"/>
          <w:szCs w:val="24"/>
          <w:lang w:val="en-GB"/>
        </w:rPr>
      </w:pPr>
    </w:p>
    <w:p w14:paraId="3F628FF5" w14:textId="77777777" w:rsidR="000E478E" w:rsidRDefault="005D2B9A">
      <w:pPr>
        <w:pStyle w:val="Heading1"/>
        <w:keepNext/>
        <w:keepLines/>
        <w:numPr>
          <w:ilvl w:val="0"/>
          <w:numId w:val="7"/>
        </w:numPr>
        <w:spacing w:before="360" w:beforeAutospacing="0" w:after="80" w:afterAutospacing="0" w:line="259" w:lineRule="auto"/>
        <w:ind w:left="426" w:hanging="426"/>
        <w:rPr>
          <w:rFonts w:eastAsiaTheme="majorEastAsia"/>
          <w:b w:val="0"/>
          <w:bCs w:val="0"/>
          <w:color w:val="2F5496" w:themeColor="accent1" w:themeShade="BF"/>
          <w:kern w:val="0"/>
          <w:sz w:val="24"/>
          <w:szCs w:val="24"/>
        </w:rPr>
      </w:pPr>
      <w:bookmarkStart w:id="502" w:name="_Toc213003234"/>
      <w:r>
        <w:rPr>
          <w:rFonts w:eastAsiaTheme="majorEastAsia"/>
          <w:b w:val="0"/>
          <w:bCs w:val="0"/>
          <w:color w:val="2F5496" w:themeColor="accent1" w:themeShade="BF"/>
          <w:kern w:val="0"/>
          <w:sz w:val="24"/>
          <w:szCs w:val="24"/>
        </w:rPr>
        <w:t>Monitoring and Performance Tracking</w:t>
      </w:r>
      <w:bookmarkEnd w:id="502"/>
    </w:p>
    <w:p w14:paraId="43397B4D"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503" w:author="Lindie" w:date="2025-11-03T14:38:00Z">
          <w:pPr>
            <w:pStyle w:val="Heading2"/>
            <w:keepNext/>
            <w:keepLines/>
            <w:numPr>
              <w:ilvl w:val="1"/>
              <w:numId w:val="7"/>
            </w:numPr>
            <w:spacing w:before="160" w:beforeAutospacing="0" w:after="80" w:afterAutospacing="0" w:line="259" w:lineRule="auto"/>
            <w:ind w:left="993" w:hanging="567"/>
          </w:pPr>
        </w:pPrChange>
      </w:pPr>
      <w:bookmarkStart w:id="504" w:name="_Toc213003235"/>
      <w:r>
        <w:rPr>
          <w:rFonts w:eastAsiaTheme="majorEastAsia"/>
          <w:b w:val="0"/>
          <w:bCs w:val="0"/>
          <w:color w:val="2F5496" w:themeColor="accent1" w:themeShade="BF"/>
          <w:sz w:val="24"/>
          <w:szCs w:val="24"/>
          <w:lang w:val="en-GB"/>
        </w:rPr>
        <w:t>Monitoring System</w:t>
      </w:r>
      <w:bookmarkEnd w:id="504"/>
    </w:p>
    <w:p w14:paraId="0F3C15E3" w14:textId="77777777" w:rsidR="000E478E" w:rsidRDefault="005D2B9A">
      <w:pPr>
        <w:jc w:val="both"/>
        <w:rPr>
          <w:rFonts w:ascii="Times New Roman" w:hAnsi="Times New Roman" w:cs="Times New Roman"/>
          <w:sz w:val="24"/>
          <w:szCs w:val="24"/>
        </w:rPr>
      </w:pPr>
      <w:r>
        <w:rPr>
          <w:rFonts w:ascii="Times New Roman" w:hAnsi="Times New Roman" w:cs="Times New Roman"/>
          <w:sz w:val="24"/>
          <w:szCs w:val="24"/>
        </w:rPr>
        <w:t xml:space="preserve">The parental coaching program is envisioned to complement the different interventions being delivered through the ECD program. To monitor performance and assess the effectiveness  of the program, a monitoring framework will be developed to capture data on key output and outcome indicators. </w:t>
      </w:r>
    </w:p>
    <w:p w14:paraId="0F2061EF" w14:textId="77777777" w:rsidR="000E478E" w:rsidRDefault="005D2B9A">
      <w:pPr>
        <w:jc w:val="both"/>
        <w:rPr>
          <w:rFonts w:ascii="Times New Roman" w:hAnsi="Times New Roman" w:cs="Times New Roman"/>
          <w:sz w:val="24"/>
          <w:szCs w:val="24"/>
        </w:rPr>
      </w:pPr>
      <w:r>
        <w:rPr>
          <w:rFonts w:ascii="Times New Roman" w:hAnsi="Times New Roman" w:cs="Times New Roman"/>
          <w:sz w:val="24"/>
          <w:szCs w:val="24"/>
        </w:rPr>
        <w:t xml:space="preserve">The parent coach will be expected to collect basic data on the characteristics of the household being visited, the regularity and intensity of support provided, assessment of children’s milestone development, parental knowledge and understanding gained through the program, the practicing of the key </w:t>
      </w:r>
      <w:ins w:id="505" w:author="Lindie" w:date="2025-11-03T12:53:00Z">
        <w:r>
          <w:rPr>
            <w:rFonts w:ascii="Times New Roman" w:hAnsi="Times New Roman" w:cs="Times New Roman"/>
            <w:sz w:val="24"/>
            <w:szCs w:val="24"/>
          </w:rPr>
          <w:t>behaviors</w:t>
        </w:r>
      </w:ins>
      <w:del w:id="506" w:author="Lindie" w:date="2025-11-03T12:53:00Z">
        <w:r>
          <w:rPr>
            <w:rFonts w:ascii="Times New Roman" w:hAnsi="Times New Roman" w:cs="Times New Roman"/>
            <w:sz w:val="24"/>
            <w:szCs w:val="24"/>
          </w:rPr>
          <w:delText>behaviours</w:delText>
        </w:r>
      </w:del>
      <w:r>
        <w:rPr>
          <w:rFonts w:ascii="Times New Roman" w:hAnsi="Times New Roman" w:cs="Times New Roman"/>
          <w:sz w:val="24"/>
          <w:szCs w:val="24"/>
        </w:rPr>
        <w:t xml:space="preserve"> on nurturing care and a change in </w:t>
      </w:r>
      <w:ins w:id="507" w:author="Lindie" w:date="2025-11-03T12:54:00Z">
        <w:r>
          <w:rPr>
            <w:rFonts w:ascii="Times New Roman" w:hAnsi="Times New Roman" w:cs="Times New Roman"/>
            <w:sz w:val="24"/>
            <w:szCs w:val="24"/>
          </w:rPr>
          <w:t>care giving</w:t>
        </w:r>
      </w:ins>
      <w:del w:id="508" w:author="Lindie" w:date="2025-11-03T12:54:00Z">
        <w:r>
          <w:rPr>
            <w:rFonts w:ascii="Times New Roman" w:hAnsi="Times New Roman" w:cs="Times New Roman"/>
            <w:sz w:val="24"/>
            <w:szCs w:val="24"/>
          </w:rPr>
          <w:delText>caregiving</w:delText>
        </w:r>
      </w:del>
      <w:r>
        <w:rPr>
          <w:rFonts w:ascii="Times New Roman" w:hAnsi="Times New Roman" w:cs="Times New Roman"/>
          <w:sz w:val="24"/>
          <w:szCs w:val="24"/>
        </w:rPr>
        <w:t xml:space="preserve"> practices. </w:t>
      </w:r>
    </w:p>
    <w:p w14:paraId="6859D7B4" w14:textId="77777777" w:rsidR="000E478E" w:rsidRDefault="005D2B9A">
      <w:pPr>
        <w:jc w:val="both"/>
        <w:rPr>
          <w:rFonts w:ascii="Times New Roman" w:hAnsi="Times New Roman" w:cs="Times New Roman"/>
          <w:sz w:val="24"/>
          <w:szCs w:val="24"/>
        </w:rPr>
      </w:pPr>
      <w:r>
        <w:rPr>
          <w:rFonts w:ascii="Times New Roman" w:hAnsi="Times New Roman" w:cs="Times New Roman"/>
          <w:sz w:val="24"/>
          <w:szCs w:val="24"/>
        </w:rPr>
        <w:t xml:space="preserve">The Supervisor will conduct field observations, periodic quality assurance monitoring and child assessments. The field visits will be done to observe the work of the parent coaches, provide supportive supervision,and mentor the parent coaches to deliver quality services. During monitoring, key information will be gathered on the quality of service delivery, and the data will be assessed and used to track performance, promote course correction and improve service delivery. </w:t>
      </w:r>
    </w:p>
    <w:p w14:paraId="59B4F1FA" w14:textId="77777777" w:rsidR="000E478E" w:rsidRDefault="000E478E">
      <w:pPr>
        <w:rPr>
          <w:rFonts w:ascii="Times New Roman" w:hAnsi="Times New Roman" w:cs="Times New Roman"/>
          <w:sz w:val="24"/>
          <w:szCs w:val="24"/>
        </w:rPr>
      </w:pPr>
    </w:p>
    <w:p w14:paraId="0DB3D8A4"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509" w:author="Lindie" w:date="2025-11-03T14:38:00Z">
          <w:pPr>
            <w:pStyle w:val="Heading2"/>
            <w:keepNext/>
            <w:keepLines/>
            <w:numPr>
              <w:ilvl w:val="1"/>
              <w:numId w:val="7"/>
            </w:numPr>
            <w:spacing w:before="160" w:beforeAutospacing="0" w:after="80" w:afterAutospacing="0" w:line="259" w:lineRule="auto"/>
            <w:ind w:left="993" w:hanging="567"/>
          </w:pPr>
        </w:pPrChange>
      </w:pPr>
      <w:bookmarkStart w:id="510" w:name="_Toc213003236"/>
      <w:r>
        <w:rPr>
          <w:rFonts w:eastAsiaTheme="majorEastAsia"/>
          <w:b w:val="0"/>
          <w:bCs w:val="0"/>
          <w:color w:val="2F5496" w:themeColor="accent1" w:themeShade="BF"/>
          <w:sz w:val="24"/>
          <w:szCs w:val="24"/>
          <w:lang w:val="en-GB"/>
        </w:rPr>
        <w:t>Reporting and performance tracking</w:t>
      </w:r>
      <w:bookmarkEnd w:id="510"/>
    </w:p>
    <w:p w14:paraId="478AD6BB" w14:textId="77777777" w:rsidR="000E478E" w:rsidRDefault="005D2B9A">
      <w:pPr>
        <w:rPr>
          <w:ins w:id="511" w:author="Lindie" w:date="2025-11-03T12:59:00Z"/>
          <w:rFonts w:ascii="Times New Roman" w:hAnsi="Times New Roman" w:cs="Times New Roman"/>
          <w:sz w:val="24"/>
          <w:szCs w:val="24"/>
        </w:rPr>
      </w:pPr>
      <w:ins w:id="512" w:author="Lindie" w:date="2025-11-03T12:55:00Z">
        <w:r>
          <w:rPr>
            <w:rFonts w:ascii="Times New Roman" w:hAnsi="Times New Roman" w:cs="Times New Roman"/>
            <w:sz w:val="24"/>
            <w:szCs w:val="24"/>
          </w:rPr>
          <w:t>The parent coaches will be required to submit weekly reports to the supervi</w:t>
        </w:r>
      </w:ins>
      <w:ins w:id="513" w:author="Lindie" w:date="2025-11-03T12:58:00Z">
        <w:r>
          <w:rPr>
            <w:rFonts w:ascii="Times New Roman" w:hAnsi="Times New Roman" w:cs="Times New Roman"/>
            <w:sz w:val="24"/>
            <w:szCs w:val="24"/>
          </w:rPr>
          <w:t>sors</w:t>
        </w:r>
      </w:ins>
      <w:ins w:id="514" w:author="Lindie" w:date="2025-11-03T12:55:00Z">
        <w:r>
          <w:rPr>
            <w:rFonts w:ascii="Times New Roman" w:hAnsi="Times New Roman" w:cs="Times New Roman"/>
            <w:sz w:val="24"/>
            <w:szCs w:val="24"/>
          </w:rPr>
          <w:t>,</w:t>
        </w:r>
      </w:ins>
      <w:ins w:id="515" w:author="Lindie" w:date="2025-11-03T12:56:00Z">
        <w:r>
          <w:rPr>
            <w:rFonts w:ascii="Times New Roman" w:hAnsi="Times New Roman" w:cs="Times New Roman"/>
            <w:sz w:val="24"/>
            <w:szCs w:val="24"/>
          </w:rPr>
          <w:t xml:space="preserve"> who</w:t>
        </w:r>
        <w:r>
          <w:rPr>
            <w:rFonts w:ascii="Times New Roman" w:hAnsi="Times New Roman" w:cs="Times New Roman"/>
            <w:sz w:val="24"/>
            <w:szCs w:val="24"/>
          </w:rPr>
          <w:t xml:space="preserve"> will be required to compile the weekly reports at the end of each month to produce a monthly report. At the end of each quarter, all superv</w:t>
        </w:r>
      </w:ins>
      <w:ins w:id="516" w:author="Lindie" w:date="2025-11-03T12:58:00Z">
        <w:r>
          <w:rPr>
            <w:rFonts w:ascii="Times New Roman" w:hAnsi="Times New Roman" w:cs="Times New Roman"/>
            <w:sz w:val="24"/>
            <w:szCs w:val="24"/>
          </w:rPr>
          <w:t>isors</w:t>
        </w:r>
      </w:ins>
      <w:ins w:id="517" w:author="Lindie" w:date="2025-11-03T12:56:00Z">
        <w:r>
          <w:rPr>
            <w:rFonts w:ascii="Times New Roman" w:hAnsi="Times New Roman" w:cs="Times New Roman"/>
            <w:sz w:val="24"/>
            <w:szCs w:val="24"/>
          </w:rPr>
          <w:t xml:space="preserve"> </w:t>
        </w:r>
      </w:ins>
      <w:ins w:id="518" w:author="Lindie" w:date="2025-11-03T12:57:00Z">
        <w:r>
          <w:rPr>
            <w:rFonts w:ascii="Times New Roman" w:hAnsi="Times New Roman" w:cs="Times New Roman"/>
            <w:sz w:val="24"/>
            <w:szCs w:val="24"/>
          </w:rPr>
          <w:t>will be required to compile all received reports into a quarterly report</w:t>
        </w:r>
      </w:ins>
      <w:ins w:id="519" w:author="Lindie" w:date="2025-11-03T12:58:00Z">
        <w:r>
          <w:rPr>
            <w:rFonts w:ascii="Times New Roman" w:hAnsi="Times New Roman" w:cs="Times New Roman"/>
            <w:sz w:val="24"/>
            <w:szCs w:val="24"/>
          </w:rPr>
          <w:t>s</w:t>
        </w:r>
      </w:ins>
      <w:ins w:id="520" w:author="Lindie" w:date="2025-11-03T12:57:00Z">
        <w:r>
          <w:rPr>
            <w:rFonts w:ascii="Times New Roman" w:hAnsi="Times New Roman" w:cs="Times New Roman"/>
            <w:sz w:val="24"/>
            <w:szCs w:val="24"/>
          </w:rPr>
          <w:t xml:space="preserve"> which will be shared with all key stakeholders for performance tracking and cou</w:t>
        </w:r>
      </w:ins>
      <w:ins w:id="521" w:author="Lindie" w:date="2025-11-03T12:58:00Z">
        <w:r>
          <w:rPr>
            <w:rFonts w:ascii="Times New Roman" w:hAnsi="Times New Roman" w:cs="Times New Roman"/>
            <w:sz w:val="24"/>
            <w:szCs w:val="24"/>
          </w:rPr>
          <w:t xml:space="preserve">rse correction. </w:t>
        </w:r>
      </w:ins>
    </w:p>
    <w:p w14:paraId="345CA4E4" w14:textId="77777777" w:rsidR="000E478E" w:rsidRDefault="005D2B9A">
      <w:pPr>
        <w:rPr>
          <w:ins w:id="522" w:author="Lindie" w:date="2025-11-03T13:04:00Z"/>
          <w:rFonts w:ascii="Times New Roman" w:hAnsi="Times New Roman" w:cs="Times New Roman"/>
          <w:sz w:val="24"/>
          <w:szCs w:val="24"/>
        </w:rPr>
      </w:pPr>
      <w:ins w:id="523" w:author="Lindie" w:date="2025-11-03T12:59:00Z">
        <w:r>
          <w:rPr>
            <w:rFonts w:ascii="Times New Roman" w:hAnsi="Times New Roman" w:cs="Times New Roman"/>
            <w:sz w:val="24"/>
            <w:szCs w:val="24"/>
          </w:rPr>
          <w:t>Supervisors should hold meetings every quarter to compile</w:t>
        </w:r>
      </w:ins>
      <w:ins w:id="524" w:author="Lindie" w:date="2025-11-03T13:00:00Z">
        <w:r>
          <w:rPr>
            <w:rFonts w:ascii="Times New Roman" w:hAnsi="Times New Roman" w:cs="Times New Roman"/>
            <w:sz w:val="24"/>
            <w:szCs w:val="24"/>
          </w:rPr>
          <w:t xml:space="preserve"> and discuss</w:t>
        </w:r>
      </w:ins>
      <w:ins w:id="525" w:author="Lindie" w:date="2025-11-03T12:59:00Z">
        <w:r>
          <w:rPr>
            <w:rFonts w:ascii="Times New Roman" w:hAnsi="Times New Roman" w:cs="Times New Roman"/>
            <w:sz w:val="24"/>
            <w:szCs w:val="24"/>
          </w:rPr>
          <w:t xml:space="preserve"> the quarterly </w:t>
        </w:r>
      </w:ins>
      <w:ins w:id="526" w:author="Lindie" w:date="2025-11-03T13:00:00Z">
        <w:r>
          <w:rPr>
            <w:rFonts w:ascii="Times New Roman" w:hAnsi="Times New Roman" w:cs="Times New Roman"/>
            <w:sz w:val="24"/>
            <w:szCs w:val="24"/>
          </w:rPr>
          <w:t>before its distributed to the key stakeholders.</w:t>
        </w:r>
      </w:ins>
    </w:p>
    <w:p w14:paraId="612E9A50" w14:textId="77777777" w:rsidR="000E478E" w:rsidRDefault="005D2B9A">
      <w:pPr>
        <w:rPr>
          <w:ins w:id="527" w:author="Lindie" w:date="2025-11-03T12:55:00Z"/>
          <w:rFonts w:ascii="Times New Roman" w:hAnsi="Times New Roman" w:cs="Times New Roman"/>
          <w:sz w:val="24"/>
          <w:szCs w:val="24"/>
        </w:rPr>
      </w:pPr>
      <w:ins w:id="528" w:author="Lindie" w:date="2025-11-03T13:06:00Z">
        <w:r>
          <w:rPr>
            <w:rFonts w:ascii="Times New Roman" w:hAnsi="Times New Roman" w:cs="Times New Roman"/>
            <w:sz w:val="24"/>
            <w:szCs w:val="24"/>
          </w:rPr>
          <w:t>Quarterly</w:t>
        </w:r>
      </w:ins>
      <w:ins w:id="529" w:author="Lindie" w:date="2025-11-03T13:04:00Z">
        <w:r>
          <w:rPr>
            <w:rFonts w:ascii="Times New Roman" w:hAnsi="Times New Roman" w:cs="Times New Roman"/>
            <w:sz w:val="24"/>
            <w:szCs w:val="24"/>
          </w:rPr>
          <w:t xml:space="preserve"> meetings </w:t>
        </w:r>
      </w:ins>
      <w:ins w:id="530" w:author="Lindie" w:date="2025-11-03T13:05:00Z">
        <w:r>
          <w:rPr>
            <w:rFonts w:ascii="Times New Roman" w:hAnsi="Times New Roman" w:cs="Times New Roman"/>
            <w:sz w:val="24"/>
            <w:szCs w:val="24"/>
          </w:rPr>
          <w:t>between stakeholders and supervisors sho</w:t>
        </w:r>
        <w:r>
          <w:rPr>
            <w:rFonts w:ascii="Times New Roman" w:hAnsi="Times New Roman" w:cs="Times New Roman"/>
            <w:sz w:val="24"/>
            <w:szCs w:val="24"/>
          </w:rPr>
          <w:t xml:space="preserve">uld be held to discussion issues that may arise from the compiled </w:t>
        </w:r>
      </w:ins>
      <w:ins w:id="531" w:author="Lindie" w:date="2025-11-03T13:06:00Z">
        <w:r>
          <w:rPr>
            <w:rFonts w:ascii="Times New Roman" w:hAnsi="Times New Roman" w:cs="Times New Roman"/>
            <w:sz w:val="24"/>
            <w:szCs w:val="24"/>
          </w:rPr>
          <w:t>quarterly</w:t>
        </w:r>
      </w:ins>
      <w:ins w:id="532" w:author="Lindie" w:date="2025-11-03T13:05:00Z">
        <w:r>
          <w:rPr>
            <w:rFonts w:ascii="Times New Roman" w:hAnsi="Times New Roman" w:cs="Times New Roman"/>
            <w:sz w:val="24"/>
            <w:szCs w:val="24"/>
          </w:rPr>
          <w:t xml:space="preserve"> report.</w:t>
        </w:r>
      </w:ins>
    </w:p>
    <w:p w14:paraId="53E2E6F2" w14:textId="77777777" w:rsidR="000E478E" w:rsidRDefault="005D2B9A">
      <w:pPr>
        <w:rPr>
          <w:del w:id="533" w:author="Lindie" w:date="2025-11-03T13:02:00Z"/>
          <w:rFonts w:ascii="Times New Roman" w:hAnsi="Times New Roman" w:cs="Times New Roman"/>
          <w:sz w:val="24"/>
          <w:szCs w:val="24"/>
        </w:rPr>
      </w:pPr>
      <w:del w:id="534" w:author="Lindie" w:date="2025-11-03T13:02:00Z">
        <w:r>
          <w:rPr>
            <w:rFonts w:ascii="Times New Roman" w:hAnsi="Times New Roman" w:cs="Times New Roman"/>
            <w:sz w:val="24"/>
            <w:szCs w:val="24"/>
          </w:rPr>
          <w:delText xml:space="preserve">Weekly reports will be submitted by the parent coaches. This will be compiled into  monthly reports and reviewed by the Supervisors. Quarterly data analysis and reportingwill be shared with all stakeholders for performance tracking and course correction. </w:delText>
        </w:r>
      </w:del>
    </w:p>
    <w:p w14:paraId="42C2C3BB" w14:textId="77777777" w:rsidR="000E478E" w:rsidRDefault="000E478E">
      <w:pPr>
        <w:pStyle w:val="ListParagraph"/>
        <w:numPr>
          <w:ilvl w:val="0"/>
          <w:numId w:val="25"/>
        </w:numPr>
        <w:rPr>
          <w:del w:id="535" w:author="Lindie" w:date="2025-11-03T13:02:00Z"/>
          <w:rFonts w:ascii="Times New Roman" w:hAnsi="Times New Roman" w:cs="Times New Roman"/>
          <w:sz w:val="24"/>
          <w:szCs w:val="24"/>
        </w:rPr>
      </w:pPr>
    </w:p>
    <w:p w14:paraId="44DBB367" w14:textId="77777777" w:rsidR="000E478E" w:rsidRDefault="000E478E">
      <w:pPr>
        <w:rPr>
          <w:rFonts w:ascii="Times New Roman" w:hAnsi="Times New Roman" w:cs="Times New Roman"/>
          <w:sz w:val="24"/>
          <w:szCs w:val="24"/>
        </w:rPr>
      </w:pPr>
    </w:p>
    <w:p w14:paraId="3B7E416C"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536" w:author="Lindie" w:date="2025-11-03T14:38:00Z">
          <w:pPr>
            <w:pStyle w:val="Heading2"/>
            <w:keepNext/>
            <w:keepLines/>
            <w:numPr>
              <w:ilvl w:val="1"/>
              <w:numId w:val="7"/>
            </w:numPr>
            <w:spacing w:before="160" w:beforeAutospacing="0" w:after="80" w:afterAutospacing="0" w:line="259" w:lineRule="auto"/>
            <w:ind w:left="993" w:hanging="567"/>
          </w:pPr>
        </w:pPrChange>
      </w:pPr>
      <w:bookmarkStart w:id="537" w:name="_Toc213003237"/>
      <w:r>
        <w:rPr>
          <w:rFonts w:eastAsiaTheme="majorEastAsia"/>
          <w:b w:val="0"/>
          <w:bCs w:val="0"/>
          <w:color w:val="2F5496" w:themeColor="accent1" w:themeShade="BF"/>
          <w:sz w:val="24"/>
          <w:szCs w:val="24"/>
          <w:lang w:val="en-GB"/>
        </w:rPr>
        <w:t>Indicator framework</w:t>
      </w:r>
      <w:bookmarkEnd w:id="537"/>
    </w:p>
    <w:p w14:paraId="75A09F41"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Key indicators to be tracked include</w:t>
      </w:r>
    </w:p>
    <w:p w14:paraId="2E0A6458"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Output Indicators</w:t>
      </w:r>
    </w:p>
    <w:p w14:paraId="5FB854D1"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N</w:t>
      </w:r>
      <w:ins w:id="538" w:author="Lindie" w:date="2025-11-03T13:06:00Z">
        <w:r>
          <w:rPr>
            <w:rFonts w:ascii="Times New Roman" w:hAnsi="Times New Roman" w:cs="Times New Roman"/>
            <w:sz w:val="24"/>
            <w:szCs w:val="24"/>
          </w:rPr>
          <w:t>umber</w:t>
        </w:r>
      </w:ins>
      <w:del w:id="539" w:author="Lindie" w:date="2025-11-03T13:06:00Z">
        <w:r>
          <w:rPr>
            <w:rFonts w:ascii="Times New Roman" w:hAnsi="Times New Roman" w:cs="Times New Roman"/>
            <w:sz w:val="24"/>
            <w:szCs w:val="24"/>
          </w:rPr>
          <w:delText>o</w:delText>
        </w:r>
      </w:del>
      <w:r>
        <w:rPr>
          <w:rFonts w:ascii="Times New Roman" w:hAnsi="Times New Roman" w:cs="Times New Roman"/>
          <w:sz w:val="24"/>
          <w:szCs w:val="24"/>
        </w:rPr>
        <w:t xml:space="preserve"> of house- holds covered against planned</w:t>
      </w:r>
    </w:p>
    <w:p w14:paraId="3D9AAF64"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N</w:t>
      </w:r>
      <w:ins w:id="540" w:author="Lindie" w:date="2025-11-03T13:06:00Z">
        <w:r>
          <w:rPr>
            <w:rFonts w:ascii="Times New Roman" w:hAnsi="Times New Roman" w:cs="Times New Roman"/>
            <w:sz w:val="24"/>
            <w:szCs w:val="24"/>
          </w:rPr>
          <w:t>umber</w:t>
        </w:r>
      </w:ins>
      <w:del w:id="541" w:author="Lindie" w:date="2025-11-03T13:06:00Z">
        <w:r>
          <w:rPr>
            <w:rFonts w:ascii="Times New Roman" w:hAnsi="Times New Roman" w:cs="Times New Roman"/>
            <w:sz w:val="24"/>
            <w:szCs w:val="24"/>
          </w:rPr>
          <w:delText>o</w:delText>
        </w:r>
      </w:del>
      <w:r>
        <w:rPr>
          <w:rFonts w:ascii="Times New Roman" w:hAnsi="Times New Roman" w:cs="Times New Roman"/>
          <w:sz w:val="24"/>
          <w:szCs w:val="24"/>
        </w:rPr>
        <w:t xml:space="preserve"> of parental coaching visits done against planned</w:t>
      </w:r>
    </w:p>
    <w:p w14:paraId="72476485"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N</w:t>
      </w:r>
      <w:ins w:id="542" w:author="Lindie" w:date="2025-11-03T13:06:00Z">
        <w:r>
          <w:rPr>
            <w:rFonts w:ascii="Times New Roman" w:hAnsi="Times New Roman" w:cs="Times New Roman"/>
            <w:sz w:val="24"/>
            <w:szCs w:val="24"/>
          </w:rPr>
          <w:t>um</w:t>
        </w:r>
      </w:ins>
      <w:ins w:id="543" w:author="Lindie" w:date="2025-11-03T13:07:00Z">
        <w:r>
          <w:rPr>
            <w:rFonts w:ascii="Times New Roman" w:hAnsi="Times New Roman" w:cs="Times New Roman"/>
            <w:sz w:val="24"/>
            <w:szCs w:val="24"/>
          </w:rPr>
          <w:t>ber</w:t>
        </w:r>
      </w:ins>
      <w:del w:id="544" w:author="Lindie" w:date="2025-11-03T13:06:00Z">
        <w:r>
          <w:rPr>
            <w:rFonts w:ascii="Times New Roman" w:hAnsi="Times New Roman" w:cs="Times New Roman"/>
            <w:sz w:val="24"/>
            <w:szCs w:val="24"/>
          </w:rPr>
          <w:delText>o</w:delText>
        </w:r>
      </w:del>
      <w:r>
        <w:rPr>
          <w:rFonts w:ascii="Times New Roman" w:hAnsi="Times New Roman" w:cs="Times New Roman"/>
          <w:sz w:val="24"/>
          <w:szCs w:val="24"/>
        </w:rPr>
        <w:t xml:space="preserve"> of children captured in the targeted households in each age group</w:t>
      </w:r>
    </w:p>
    <w:p w14:paraId="37E83050"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N</w:t>
      </w:r>
      <w:ins w:id="545" w:author="Lindie" w:date="2025-11-03T13:07:00Z">
        <w:r>
          <w:rPr>
            <w:rFonts w:ascii="Times New Roman" w:hAnsi="Times New Roman" w:cs="Times New Roman"/>
            <w:sz w:val="24"/>
            <w:szCs w:val="24"/>
          </w:rPr>
          <w:t>umber</w:t>
        </w:r>
      </w:ins>
      <w:del w:id="546" w:author="Lindie" w:date="2025-11-03T13:07:00Z">
        <w:r>
          <w:rPr>
            <w:rFonts w:ascii="Times New Roman" w:hAnsi="Times New Roman" w:cs="Times New Roman"/>
            <w:sz w:val="24"/>
            <w:szCs w:val="24"/>
          </w:rPr>
          <w:delText>o</w:delText>
        </w:r>
      </w:del>
      <w:r>
        <w:rPr>
          <w:rFonts w:ascii="Times New Roman" w:hAnsi="Times New Roman" w:cs="Times New Roman"/>
          <w:sz w:val="24"/>
          <w:szCs w:val="24"/>
        </w:rPr>
        <w:t xml:space="preserve"> of pregnant mothers covered against targets</w:t>
      </w:r>
    </w:p>
    <w:p w14:paraId="6192396A"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N</w:t>
      </w:r>
      <w:ins w:id="547" w:author="Lindie" w:date="2025-11-03T13:07:00Z">
        <w:r>
          <w:rPr>
            <w:rFonts w:ascii="Times New Roman" w:hAnsi="Times New Roman" w:cs="Times New Roman"/>
            <w:sz w:val="24"/>
            <w:szCs w:val="24"/>
          </w:rPr>
          <w:t>umber</w:t>
        </w:r>
      </w:ins>
      <w:del w:id="548" w:author="Lindie" w:date="2025-11-03T13:07:00Z">
        <w:r>
          <w:rPr>
            <w:rFonts w:ascii="Times New Roman" w:hAnsi="Times New Roman" w:cs="Times New Roman"/>
            <w:sz w:val="24"/>
            <w:szCs w:val="24"/>
          </w:rPr>
          <w:delText>o</w:delText>
        </w:r>
      </w:del>
      <w:r>
        <w:rPr>
          <w:rFonts w:ascii="Times New Roman" w:hAnsi="Times New Roman" w:cs="Times New Roman"/>
          <w:sz w:val="24"/>
          <w:szCs w:val="24"/>
        </w:rPr>
        <w:t xml:space="preserve"> of posters distributed and displayed against targets</w:t>
      </w:r>
    </w:p>
    <w:p w14:paraId="41B174DE"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N</w:t>
      </w:r>
      <w:ins w:id="549" w:author="Lindie" w:date="2025-11-03T13:07:00Z">
        <w:r>
          <w:rPr>
            <w:rFonts w:ascii="Times New Roman" w:hAnsi="Times New Roman" w:cs="Times New Roman"/>
            <w:sz w:val="24"/>
            <w:szCs w:val="24"/>
          </w:rPr>
          <w:t>umber</w:t>
        </w:r>
      </w:ins>
      <w:del w:id="550" w:author="Lindie" w:date="2025-11-03T13:07:00Z">
        <w:r>
          <w:rPr>
            <w:rFonts w:ascii="Times New Roman" w:hAnsi="Times New Roman" w:cs="Times New Roman"/>
            <w:sz w:val="24"/>
            <w:szCs w:val="24"/>
          </w:rPr>
          <w:delText>o</w:delText>
        </w:r>
      </w:del>
      <w:r>
        <w:rPr>
          <w:rFonts w:ascii="Times New Roman" w:hAnsi="Times New Roman" w:cs="Times New Roman"/>
          <w:sz w:val="24"/>
          <w:szCs w:val="24"/>
        </w:rPr>
        <w:t xml:space="preserve"> of group counselling sessions done </w:t>
      </w:r>
    </w:p>
    <w:p w14:paraId="4FDD4EED"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N</w:t>
      </w:r>
      <w:ins w:id="551" w:author="Lindie" w:date="2025-11-03T13:07:00Z">
        <w:r>
          <w:rPr>
            <w:rFonts w:ascii="Times New Roman" w:hAnsi="Times New Roman" w:cs="Times New Roman"/>
            <w:sz w:val="24"/>
            <w:szCs w:val="24"/>
          </w:rPr>
          <w:t>umber</w:t>
        </w:r>
      </w:ins>
      <w:del w:id="552" w:author="Lindie" w:date="2025-11-03T13:07:00Z">
        <w:r>
          <w:rPr>
            <w:rFonts w:ascii="Times New Roman" w:hAnsi="Times New Roman" w:cs="Times New Roman"/>
            <w:sz w:val="24"/>
            <w:szCs w:val="24"/>
          </w:rPr>
          <w:delText>o</w:delText>
        </w:r>
      </w:del>
      <w:r>
        <w:rPr>
          <w:rFonts w:ascii="Times New Roman" w:hAnsi="Times New Roman" w:cs="Times New Roman"/>
          <w:sz w:val="24"/>
          <w:szCs w:val="24"/>
        </w:rPr>
        <w:t xml:space="preserve"> of house- holds/caregivers who are accepting  ECD programme </w:t>
      </w:r>
    </w:p>
    <w:p w14:paraId="7829B19C"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Increased access to social services among children in unplanned settlements (baseline was 10%)</w:t>
      </w:r>
    </w:p>
    <w:p w14:paraId="728FB3DE"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Number of children accessing outdoor play and recreation facilities (baseline indicates less than 10% of caregivers in Lusaka and Chongwe use available play facilities and green spaces on a regular basis)</w:t>
      </w:r>
    </w:p>
    <w:p w14:paraId="0DF431C7"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Improved access to ECD services (focus on informal settlement)</w:t>
      </w:r>
    </w:p>
    <w:p w14:paraId="6C2668F2" w14:textId="77777777" w:rsidR="000E478E" w:rsidRDefault="000E478E">
      <w:pPr>
        <w:pStyle w:val="ListParagraph"/>
        <w:numPr>
          <w:ilvl w:val="1"/>
          <w:numId w:val="24"/>
        </w:numPr>
        <w:rPr>
          <w:rFonts w:ascii="Times New Roman" w:hAnsi="Times New Roman" w:cs="Times New Roman"/>
          <w:sz w:val="24"/>
          <w:szCs w:val="24"/>
        </w:rPr>
      </w:pPr>
    </w:p>
    <w:p w14:paraId="1894FAF6" w14:textId="77777777" w:rsidR="000E478E" w:rsidRDefault="000E478E">
      <w:pPr>
        <w:pStyle w:val="ListParagraph"/>
        <w:ind w:left="1440"/>
        <w:rPr>
          <w:rFonts w:ascii="Times New Roman" w:hAnsi="Times New Roman" w:cs="Times New Roman"/>
          <w:sz w:val="24"/>
          <w:szCs w:val="24"/>
        </w:rPr>
      </w:pPr>
    </w:p>
    <w:p w14:paraId="266C6A30"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Outcome</w:t>
      </w:r>
      <w:ins w:id="553" w:author="Lindie" w:date="2025-11-03T13:07:00Z">
        <w:r>
          <w:rPr>
            <w:rFonts w:ascii="Times New Roman" w:hAnsi="Times New Roman" w:cs="Times New Roman"/>
            <w:sz w:val="24"/>
            <w:szCs w:val="24"/>
          </w:rPr>
          <w:t>s</w:t>
        </w:r>
      </w:ins>
    </w:p>
    <w:p w14:paraId="28327D78" w14:textId="77777777" w:rsidR="000E478E" w:rsidRDefault="005D2B9A" w:rsidP="000E478E">
      <w:pPr>
        <w:pStyle w:val="ListParagraph"/>
        <w:numPr>
          <w:ilvl w:val="0"/>
          <w:numId w:val="28"/>
          <w:ins w:id="554" w:author="Lindie" w:date="2025-11-03T13:08:00Z"/>
        </w:numPr>
        <w:rPr>
          <w:rFonts w:ascii="Times New Roman" w:hAnsi="Times New Roman" w:cs="Times New Roman"/>
          <w:sz w:val="24"/>
          <w:szCs w:val="24"/>
        </w:rPr>
        <w:pPrChange w:id="555" w:author="Lindie" w:date="2025-11-03T13:08:00Z">
          <w:pPr>
            <w:pStyle w:val="ListParagraph"/>
            <w:numPr>
              <w:ilvl w:val="1"/>
              <w:numId w:val="24"/>
            </w:numPr>
            <w:ind w:left="1440" w:hanging="360"/>
          </w:pPr>
        </w:pPrChange>
      </w:pPr>
      <w:del w:id="556" w:author="Lindie" w:date="2025-11-03T13:07:00Z">
        <w:r>
          <w:rPr>
            <w:rFonts w:ascii="Times New Roman" w:hAnsi="Times New Roman" w:cs="Times New Roman"/>
            <w:sz w:val="24"/>
            <w:szCs w:val="24"/>
          </w:rPr>
          <w:delText>%</w:delText>
        </w:r>
      </w:del>
      <w:r>
        <w:rPr>
          <w:rFonts w:ascii="Times New Roman" w:hAnsi="Times New Roman" w:cs="Times New Roman"/>
          <w:sz w:val="24"/>
          <w:szCs w:val="24"/>
        </w:rPr>
        <w:t xml:space="preserve"> change</w:t>
      </w:r>
      <w:ins w:id="557" w:author="Lindie" w:date="2025-11-03T13:09:00Z">
        <w:r>
          <w:rPr>
            <w:rFonts w:ascii="Times New Roman" w:hAnsi="Times New Roman" w:cs="Times New Roman"/>
            <w:sz w:val="24"/>
            <w:szCs w:val="24"/>
          </w:rPr>
          <w:t xml:space="preserve">s </w:t>
        </w:r>
      </w:ins>
      <w:del w:id="558" w:author="Lindie" w:date="2025-11-03T13:09:00Z">
        <w:r>
          <w:rPr>
            <w:rFonts w:ascii="Times New Roman" w:hAnsi="Times New Roman" w:cs="Times New Roman"/>
            <w:sz w:val="24"/>
            <w:szCs w:val="24"/>
          </w:rPr>
          <w:delText xml:space="preserve"> </w:delText>
        </w:r>
      </w:del>
      <w:r>
        <w:rPr>
          <w:rFonts w:ascii="Times New Roman" w:hAnsi="Times New Roman" w:cs="Times New Roman"/>
          <w:sz w:val="24"/>
          <w:szCs w:val="24"/>
        </w:rPr>
        <w:t>in parental care</w:t>
      </w:r>
      <w:ins w:id="559" w:author="Lindie" w:date="2025-11-03T13:09:00Z">
        <w:r>
          <w:rPr>
            <w:rFonts w:ascii="Times New Roman" w:hAnsi="Times New Roman" w:cs="Times New Roman"/>
            <w:sz w:val="24"/>
            <w:szCs w:val="24"/>
          </w:rPr>
          <w:t xml:space="preserve"> </w:t>
        </w:r>
      </w:ins>
      <w:r>
        <w:rPr>
          <w:rFonts w:ascii="Times New Roman" w:hAnsi="Times New Roman" w:cs="Times New Roman"/>
          <w:sz w:val="24"/>
          <w:szCs w:val="24"/>
        </w:rPr>
        <w:t xml:space="preserve">giving practices </w:t>
      </w:r>
    </w:p>
    <w:p w14:paraId="340429C1" w14:textId="77777777" w:rsidR="000E478E" w:rsidRDefault="005D2B9A">
      <w:pPr>
        <w:pStyle w:val="ListParagraph"/>
        <w:numPr>
          <w:ilvl w:val="2"/>
          <w:numId w:val="24"/>
        </w:numPr>
        <w:rPr>
          <w:rFonts w:ascii="Times New Roman" w:hAnsi="Times New Roman" w:cs="Times New Roman"/>
          <w:sz w:val="24"/>
          <w:szCs w:val="24"/>
        </w:rPr>
      </w:pPr>
      <w:r>
        <w:rPr>
          <w:rFonts w:ascii="Times New Roman" w:hAnsi="Times New Roman" w:cs="Times New Roman"/>
          <w:sz w:val="24"/>
          <w:szCs w:val="24"/>
        </w:rPr>
        <w:t>Improved parental knowledge</w:t>
      </w:r>
      <w:ins w:id="560" w:author="Lindie" w:date="2025-11-03T13:09:00Z">
        <w:r>
          <w:rPr>
            <w:rFonts w:ascii="Times New Roman" w:hAnsi="Times New Roman" w:cs="Times New Roman"/>
            <w:sz w:val="24"/>
            <w:szCs w:val="24"/>
          </w:rPr>
          <w:t xml:space="preserve"> and </w:t>
        </w:r>
      </w:ins>
      <w:del w:id="561" w:author="Lindie" w:date="2025-11-03T13:09:00Z">
        <w:r>
          <w:rPr>
            <w:rFonts w:ascii="Times New Roman" w:hAnsi="Times New Roman" w:cs="Times New Roman"/>
            <w:sz w:val="24"/>
            <w:szCs w:val="24"/>
          </w:rPr>
          <w:delText>,</w:delText>
        </w:r>
      </w:del>
      <w:r>
        <w:rPr>
          <w:rFonts w:ascii="Times New Roman" w:hAnsi="Times New Roman" w:cs="Times New Roman"/>
          <w:sz w:val="24"/>
          <w:szCs w:val="24"/>
        </w:rPr>
        <w:t xml:space="preserve"> understanding of the relevance of nurturing care practices on child development</w:t>
      </w:r>
    </w:p>
    <w:p w14:paraId="1EC29DB1" w14:textId="77777777" w:rsidR="000E478E" w:rsidRDefault="005D2B9A">
      <w:pPr>
        <w:pStyle w:val="ListParagraph"/>
        <w:numPr>
          <w:ilvl w:val="2"/>
          <w:numId w:val="24"/>
        </w:numPr>
        <w:rPr>
          <w:rFonts w:ascii="Times New Roman" w:hAnsi="Times New Roman" w:cs="Times New Roman"/>
          <w:sz w:val="24"/>
          <w:szCs w:val="24"/>
        </w:rPr>
      </w:pPr>
      <w:ins w:id="562" w:author="Lindie" w:date="2025-11-03T13:09:00Z">
        <w:r>
          <w:rPr>
            <w:rFonts w:ascii="Times New Roman" w:hAnsi="Times New Roman" w:cs="Times New Roman"/>
            <w:sz w:val="24"/>
            <w:szCs w:val="24"/>
          </w:rPr>
          <w:t xml:space="preserve">Improved </w:t>
        </w:r>
      </w:ins>
      <w:del w:id="563" w:author="Lindie" w:date="2025-11-03T13:09:00Z">
        <w:r>
          <w:rPr>
            <w:rFonts w:ascii="Times New Roman" w:hAnsi="Times New Roman" w:cs="Times New Roman"/>
            <w:sz w:val="24"/>
            <w:szCs w:val="24"/>
          </w:rPr>
          <w:delText>P</w:delText>
        </w:r>
      </w:del>
      <w:ins w:id="564" w:author="Lindie" w:date="2025-11-03T13:09:00Z">
        <w:r>
          <w:rPr>
            <w:rFonts w:ascii="Times New Roman" w:hAnsi="Times New Roman" w:cs="Times New Roman"/>
            <w:sz w:val="24"/>
            <w:szCs w:val="24"/>
          </w:rPr>
          <w:t>p</w:t>
        </w:r>
      </w:ins>
      <w:r>
        <w:rPr>
          <w:rFonts w:ascii="Times New Roman" w:hAnsi="Times New Roman" w:cs="Times New Roman"/>
          <w:sz w:val="24"/>
          <w:szCs w:val="24"/>
        </w:rPr>
        <w:t xml:space="preserve">ractices on nurturing and responsive </w:t>
      </w:r>
      <w:ins w:id="565" w:author="Lindie" w:date="2025-11-03T13:08:00Z">
        <w:r>
          <w:rPr>
            <w:rFonts w:ascii="Times New Roman" w:hAnsi="Times New Roman" w:cs="Times New Roman"/>
            <w:sz w:val="24"/>
            <w:szCs w:val="24"/>
          </w:rPr>
          <w:t>care giving</w:t>
        </w:r>
      </w:ins>
      <w:del w:id="566" w:author="Lindie" w:date="2025-11-03T13:08:00Z">
        <w:r>
          <w:rPr>
            <w:rFonts w:ascii="Times New Roman" w:hAnsi="Times New Roman" w:cs="Times New Roman"/>
            <w:sz w:val="24"/>
            <w:szCs w:val="24"/>
          </w:rPr>
          <w:delText>caregiving</w:delText>
        </w:r>
      </w:del>
    </w:p>
    <w:p w14:paraId="2B285B34" w14:textId="77777777" w:rsidR="000E478E" w:rsidRDefault="005D2B9A">
      <w:pPr>
        <w:pStyle w:val="ListParagraph"/>
        <w:numPr>
          <w:ilvl w:val="2"/>
          <w:numId w:val="24"/>
        </w:numPr>
        <w:rPr>
          <w:rFonts w:ascii="Times New Roman" w:hAnsi="Times New Roman" w:cs="Times New Roman"/>
          <w:sz w:val="24"/>
          <w:szCs w:val="24"/>
        </w:rPr>
      </w:pPr>
      <w:r>
        <w:rPr>
          <w:rFonts w:ascii="Times New Roman" w:hAnsi="Times New Roman" w:cs="Times New Roman"/>
          <w:sz w:val="24"/>
          <w:szCs w:val="24"/>
        </w:rPr>
        <w:t xml:space="preserve">Improved </w:t>
      </w:r>
      <w:ins w:id="567" w:author="Lindie" w:date="2025-11-03T13:10:00Z">
        <w:r>
          <w:rPr>
            <w:rFonts w:ascii="Times New Roman" w:hAnsi="Times New Roman" w:cs="Times New Roman"/>
            <w:sz w:val="24"/>
            <w:szCs w:val="24"/>
          </w:rPr>
          <w:t>p</w:t>
        </w:r>
      </w:ins>
      <w:del w:id="568" w:author="Lindie" w:date="2025-11-03T13:10:00Z">
        <w:r>
          <w:rPr>
            <w:rFonts w:ascii="Times New Roman" w:hAnsi="Times New Roman" w:cs="Times New Roman"/>
            <w:sz w:val="24"/>
            <w:szCs w:val="24"/>
          </w:rPr>
          <w:delText>P</w:delText>
        </w:r>
      </w:del>
      <w:r>
        <w:rPr>
          <w:rFonts w:ascii="Times New Roman" w:hAnsi="Times New Roman" w:cs="Times New Roman"/>
          <w:sz w:val="24"/>
          <w:szCs w:val="24"/>
        </w:rPr>
        <w:t>ositive caregiver practices, beliefs and paternal involvement</w:t>
      </w:r>
    </w:p>
    <w:p w14:paraId="463FB3CE" w14:textId="77777777" w:rsidR="000E478E" w:rsidRDefault="005D2B9A">
      <w:pPr>
        <w:pStyle w:val="ListParagraph"/>
        <w:ind w:left="2160"/>
        <w:rPr>
          <w:rFonts w:ascii="Times New Roman" w:hAnsi="Times New Roman" w:cs="Times New Roman"/>
          <w:sz w:val="24"/>
          <w:szCs w:val="24"/>
        </w:rPr>
      </w:pPr>
      <w:del w:id="569" w:author="Lindie" w:date="2025-11-03T13:10:00Z">
        <w:r>
          <w:rPr>
            <w:rFonts w:ascii="Times New Roman" w:hAnsi="Times New Roman" w:cs="Times New Roman"/>
            <w:sz w:val="24"/>
            <w:szCs w:val="24"/>
          </w:rPr>
          <w:delText>Baseline was</w:delText>
        </w:r>
      </w:del>
    </w:p>
    <w:p w14:paraId="14E1BE7B" w14:textId="77777777" w:rsidR="000E478E" w:rsidRDefault="005D2B9A">
      <w:pPr>
        <w:pStyle w:val="ListParagraph"/>
        <w:numPr>
          <w:ilvl w:val="2"/>
          <w:numId w:val="24"/>
        </w:numPr>
        <w:rPr>
          <w:rFonts w:ascii="Times New Roman" w:hAnsi="Times New Roman" w:cs="Times New Roman"/>
          <w:sz w:val="24"/>
          <w:szCs w:val="24"/>
        </w:rPr>
      </w:pPr>
      <w:r>
        <w:rPr>
          <w:rFonts w:ascii="Times New Roman" w:hAnsi="Times New Roman" w:cs="Times New Roman"/>
          <w:sz w:val="24"/>
          <w:szCs w:val="24"/>
        </w:rPr>
        <w:t>Improved access to nutritious food at home (baseline showed 28% of households reported not always having access to nutritious foods for their children.</w:t>
      </w:r>
    </w:p>
    <w:p w14:paraId="33552397" w14:textId="77777777" w:rsidR="000E478E" w:rsidRDefault="005D2B9A" w:rsidP="000E478E">
      <w:pPr>
        <w:pStyle w:val="ListParagraph"/>
        <w:numPr>
          <w:ilvl w:val="0"/>
          <w:numId w:val="29"/>
          <w:ins w:id="570" w:author="Lindie" w:date="2025-11-03T13:12:00Z"/>
        </w:numPr>
        <w:rPr>
          <w:rFonts w:ascii="Times New Roman" w:hAnsi="Times New Roman" w:cs="Times New Roman"/>
          <w:sz w:val="24"/>
          <w:szCs w:val="24"/>
        </w:rPr>
        <w:pPrChange w:id="571" w:author="Lindie" w:date="2025-11-03T13:12:00Z">
          <w:pPr>
            <w:pStyle w:val="ListParagraph"/>
            <w:numPr>
              <w:ilvl w:val="1"/>
              <w:numId w:val="24"/>
            </w:numPr>
            <w:ind w:left="1440" w:hanging="360"/>
          </w:pPr>
        </w:pPrChange>
      </w:pPr>
      <w:ins w:id="572" w:author="Lindie" w:date="2025-11-03T13:10:00Z">
        <w:r>
          <w:rPr>
            <w:rFonts w:ascii="Times New Roman" w:hAnsi="Times New Roman" w:cs="Times New Roman"/>
            <w:sz w:val="24"/>
            <w:szCs w:val="24"/>
          </w:rPr>
          <w:t xml:space="preserve">More </w:t>
        </w:r>
      </w:ins>
      <w:del w:id="573" w:author="Lindie" w:date="2025-11-03T13:10:00Z">
        <w:r>
          <w:rPr>
            <w:rFonts w:ascii="Times New Roman" w:hAnsi="Times New Roman" w:cs="Times New Roman"/>
            <w:sz w:val="24"/>
            <w:szCs w:val="24"/>
          </w:rPr>
          <w:delText>% of</w:delText>
        </w:r>
      </w:del>
      <w:r>
        <w:rPr>
          <w:rFonts w:ascii="Times New Roman" w:hAnsi="Times New Roman" w:cs="Times New Roman"/>
          <w:sz w:val="24"/>
          <w:szCs w:val="24"/>
        </w:rPr>
        <w:t xml:space="preserve"> caregivers practicing early stimulation through responsive </w:t>
      </w:r>
      <w:ins w:id="574" w:author="Lindie" w:date="2025-11-03T13:08:00Z">
        <w:r>
          <w:rPr>
            <w:rFonts w:ascii="Times New Roman" w:hAnsi="Times New Roman" w:cs="Times New Roman"/>
            <w:sz w:val="24"/>
            <w:szCs w:val="24"/>
          </w:rPr>
          <w:t>care giving</w:t>
        </w:r>
      </w:ins>
      <w:del w:id="575" w:author="Lindie" w:date="2025-11-03T13:08:00Z">
        <w:r>
          <w:rPr>
            <w:rFonts w:ascii="Times New Roman" w:hAnsi="Times New Roman" w:cs="Times New Roman"/>
            <w:sz w:val="24"/>
            <w:szCs w:val="24"/>
          </w:rPr>
          <w:delText>caregiving</w:delText>
        </w:r>
      </w:del>
      <w:r>
        <w:rPr>
          <w:rFonts w:ascii="Times New Roman" w:hAnsi="Times New Roman" w:cs="Times New Roman"/>
          <w:sz w:val="24"/>
          <w:szCs w:val="24"/>
        </w:rPr>
        <w:t>.</w:t>
      </w:r>
    </w:p>
    <w:p w14:paraId="64432674" w14:textId="77777777" w:rsidR="000E478E" w:rsidRDefault="005D2B9A">
      <w:pPr>
        <w:pStyle w:val="ListParagraph"/>
        <w:ind w:left="1440"/>
        <w:rPr>
          <w:rFonts w:ascii="Times New Roman" w:hAnsi="Times New Roman" w:cs="Times New Roman"/>
          <w:sz w:val="24"/>
          <w:szCs w:val="24"/>
        </w:rPr>
      </w:pPr>
      <w:r>
        <w:rPr>
          <w:rFonts w:ascii="Times New Roman" w:hAnsi="Times New Roman" w:cs="Times New Roman"/>
          <w:sz w:val="24"/>
          <w:szCs w:val="24"/>
        </w:rPr>
        <w:t>Baseline showed fewer than half ( 44%) of caregivers verbally interacting with their child on a regular basis. Meaning 56% were not stimulating their children.</w:t>
      </w:r>
    </w:p>
    <w:p w14:paraId="7F271EBB"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of children who are stunted.  (baseline showed 30.2% of children under five are stunted, 10.8% are underweight (low weight for their height) and 9.3% are wasted (thin for their height).</w:t>
      </w:r>
    </w:p>
    <w:p w14:paraId="1AD2F009"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Improved school readiness outcomes form children 3 – 5 years(baseline showed 37% of children in Lusaka and 26% of children in Chongwe meeting the school ready benchmark)</w:t>
      </w:r>
    </w:p>
    <w:p w14:paraId="294F45BD" w14:textId="77777777" w:rsidR="000E478E" w:rsidRDefault="000E478E">
      <w:pPr>
        <w:pStyle w:val="ListParagraph"/>
        <w:ind w:left="1440"/>
        <w:rPr>
          <w:rFonts w:ascii="Times New Roman" w:hAnsi="Times New Roman" w:cs="Times New Roman"/>
          <w:sz w:val="24"/>
          <w:szCs w:val="24"/>
        </w:rPr>
      </w:pPr>
    </w:p>
    <w:p w14:paraId="61332D8A" w14:textId="77777777" w:rsidR="000E478E" w:rsidRDefault="005D2B9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Impact </w:t>
      </w:r>
    </w:p>
    <w:p w14:paraId="0366E4B9" w14:textId="77777777" w:rsidR="000E478E" w:rsidRDefault="005D2B9A">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of children who are developmentally on track</w:t>
      </w:r>
    </w:p>
    <w:p w14:paraId="1D613BAA" w14:textId="77777777" w:rsidR="000E478E" w:rsidRDefault="005D2B9A">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Baseline showed </w:t>
      </w:r>
    </w:p>
    <w:p w14:paraId="363AB3E9" w14:textId="77777777" w:rsidR="000E478E" w:rsidRDefault="005D2B9A">
      <w:pPr>
        <w:pStyle w:val="ListParagraph"/>
        <w:ind w:left="1440"/>
        <w:rPr>
          <w:rFonts w:ascii="Times New Roman" w:hAnsi="Times New Roman" w:cs="Times New Roman"/>
          <w:sz w:val="24"/>
          <w:szCs w:val="24"/>
        </w:rPr>
      </w:pPr>
      <w:r>
        <w:rPr>
          <w:rFonts w:ascii="Times New Roman" w:hAnsi="Times New Roman" w:cs="Times New Roman"/>
          <w:sz w:val="24"/>
          <w:szCs w:val="24"/>
        </w:rPr>
        <w:t>Baseline showed almost 1 in 2 (46%) children aged 0–3 years in Lusaka and Chongwe</w:t>
      </w:r>
      <w:ins w:id="576" w:author="Lindie" w:date="2025-11-03T13:15:00Z">
        <w:r>
          <w:rPr>
            <w:rFonts w:ascii="Times New Roman" w:hAnsi="Times New Roman" w:cs="Times New Roman"/>
            <w:sz w:val="24"/>
            <w:szCs w:val="24"/>
          </w:rPr>
          <w:t xml:space="preserve"> </w:t>
        </w:r>
      </w:ins>
      <w:r>
        <w:rPr>
          <w:rFonts w:ascii="Times New Roman" w:hAnsi="Times New Roman" w:cs="Times New Roman"/>
          <w:sz w:val="24"/>
          <w:szCs w:val="24"/>
        </w:rPr>
        <w:t>districts are developmentally off track meaning 54% were on track</w:t>
      </w:r>
    </w:p>
    <w:p w14:paraId="0514D29B"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The monitoring framework and associated tools are captured in Annex 1 and 2 of this document.</w:t>
      </w:r>
    </w:p>
    <w:p w14:paraId="0AE03970" w14:textId="77777777" w:rsidR="000E478E" w:rsidRDefault="000E478E">
      <w:pPr>
        <w:ind w:left="1080"/>
        <w:rPr>
          <w:rFonts w:ascii="Times New Roman" w:hAnsi="Times New Roman" w:cs="Times New Roman"/>
          <w:sz w:val="24"/>
          <w:szCs w:val="24"/>
        </w:rPr>
      </w:pPr>
    </w:p>
    <w:p w14:paraId="570828D8"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577" w:author="Lindie" w:date="2025-11-03T14:38:00Z">
          <w:pPr>
            <w:pStyle w:val="Heading2"/>
            <w:keepNext/>
            <w:keepLines/>
            <w:numPr>
              <w:ilvl w:val="1"/>
              <w:numId w:val="7"/>
            </w:numPr>
            <w:spacing w:before="160" w:beforeAutospacing="0" w:after="80" w:afterAutospacing="0" w:line="259" w:lineRule="auto"/>
            <w:ind w:left="993" w:hanging="567"/>
          </w:pPr>
        </w:pPrChange>
      </w:pPr>
      <w:bookmarkStart w:id="578" w:name="_Toc213003238"/>
      <w:r>
        <w:rPr>
          <w:rFonts w:eastAsiaTheme="majorEastAsia"/>
          <w:b w:val="0"/>
          <w:bCs w:val="0"/>
          <w:color w:val="2F5496" w:themeColor="accent1" w:themeShade="BF"/>
          <w:sz w:val="24"/>
          <w:szCs w:val="24"/>
          <w:lang w:val="en-GB"/>
        </w:rPr>
        <w:t>Monitoring Tools</w:t>
      </w:r>
      <w:bookmarkEnd w:id="578"/>
    </w:p>
    <w:p w14:paraId="6F13D848"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Monitoring tools to be used by Parent Coaches include</w:t>
      </w:r>
      <w:ins w:id="579" w:author="Lindie" w:date="2025-11-03T13:15:00Z">
        <w:r>
          <w:rPr>
            <w:rFonts w:ascii="Times New Roman" w:hAnsi="Times New Roman" w:cs="Times New Roman"/>
            <w:sz w:val="24"/>
            <w:szCs w:val="24"/>
          </w:rPr>
          <w:t>:</w:t>
        </w:r>
      </w:ins>
    </w:p>
    <w:p w14:paraId="675D3EFC" w14:textId="77777777" w:rsidR="000E478E" w:rsidRDefault="005D2B9A">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Assessment Tools</w:t>
      </w:r>
    </w:p>
    <w:p w14:paraId="7F463AE9" w14:textId="77777777" w:rsidR="000E478E" w:rsidRDefault="005D2B9A">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Observation checklist at the household level</w:t>
      </w:r>
    </w:p>
    <w:p w14:paraId="444EF607" w14:textId="77777777" w:rsidR="000E478E" w:rsidRDefault="005D2B9A">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Observation checklist at the group level</w:t>
      </w:r>
    </w:p>
    <w:p w14:paraId="24414E46"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Monitoring tools to be used by Supervisors include</w:t>
      </w:r>
      <w:ins w:id="580" w:author="Lindie" w:date="2025-11-03T13:17:00Z">
        <w:r>
          <w:rPr>
            <w:rFonts w:ascii="Times New Roman" w:hAnsi="Times New Roman" w:cs="Times New Roman"/>
            <w:sz w:val="24"/>
            <w:szCs w:val="24"/>
          </w:rPr>
          <w:t>:</w:t>
        </w:r>
      </w:ins>
    </w:p>
    <w:p w14:paraId="7864A433" w14:textId="77777777" w:rsidR="000E478E" w:rsidRDefault="005D2B9A">
      <w:pPr>
        <w:pStyle w:val="ListParagraph"/>
        <w:numPr>
          <w:ilvl w:val="0"/>
          <w:numId w:val="31"/>
        </w:numPr>
        <w:rPr>
          <w:ins w:id="581" w:author="Lindie" w:date="2025-11-03T13:16:00Z"/>
          <w:rFonts w:ascii="Times New Roman" w:hAnsi="Times New Roman" w:cs="Times New Roman"/>
          <w:sz w:val="24"/>
          <w:szCs w:val="24"/>
        </w:rPr>
      </w:pPr>
      <w:r>
        <w:rPr>
          <w:rFonts w:ascii="Times New Roman" w:hAnsi="Times New Roman" w:cs="Times New Roman"/>
          <w:sz w:val="24"/>
          <w:szCs w:val="24"/>
        </w:rPr>
        <w:t xml:space="preserve">Field Observations checklist to be used to assess </w:t>
      </w:r>
      <w:ins w:id="582" w:author="Lindie" w:date="2025-11-03T13:17:00Z">
        <w:r>
          <w:rPr>
            <w:rFonts w:ascii="Times New Roman" w:hAnsi="Times New Roman" w:cs="Times New Roman"/>
            <w:sz w:val="24"/>
            <w:szCs w:val="24"/>
          </w:rPr>
          <w:t xml:space="preserve">are: </w:t>
        </w:r>
      </w:ins>
    </w:p>
    <w:p w14:paraId="47FC3163" w14:textId="77777777" w:rsidR="000E478E" w:rsidRDefault="005D2B9A">
      <w:pPr>
        <w:pStyle w:val="ListParagraph"/>
        <w:numPr>
          <w:ilvl w:val="0"/>
          <w:numId w:val="31"/>
        </w:numPr>
        <w:rPr>
          <w:ins w:id="583" w:author="Lindie" w:date="2025-11-03T13:16:00Z"/>
          <w:rFonts w:ascii="Times New Roman" w:hAnsi="Times New Roman" w:cs="Times New Roman"/>
          <w:sz w:val="24"/>
          <w:szCs w:val="24"/>
        </w:rPr>
      </w:pPr>
      <w:r>
        <w:rPr>
          <w:rFonts w:ascii="Times New Roman" w:hAnsi="Times New Roman" w:cs="Times New Roman"/>
          <w:sz w:val="24"/>
          <w:szCs w:val="24"/>
        </w:rPr>
        <w:t xml:space="preserve">a) Expectations </w:t>
      </w:r>
    </w:p>
    <w:p w14:paraId="30FF7C5B" w14:textId="77777777" w:rsidR="000E478E" w:rsidRDefault="005D2B9A">
      <w:pPr>
        <w:pStyle w:val="ListParagraph"/>
        <w:numPr>
          <w:ilvl w:val="0"/>
          <w:numId w:val="31"/>
        </w:numPr>
        <w:rPr>
          <w:ins w:id="584" w:author="Lindie" w:date="2025-11-03T13:16:00Z"/>
          <w:rFonts w:ascii="Times New Roman" w:hAnsi="Times New Roman" w:cs="Times New Roman"/>
          <w:sz w:val="24"/>
          <w:szCs w:val="24"/>
        </w:rPr>
      </w:pPr>
      <w:r>
        <w:rPr>
          <w:rFonts w:ascii="Times New Roman" w:hAnsi="Times New Roman" w:cs="Times New Roman"/>
          <w:sz w:val="24"/>
          <w:szCs w:val="24"/>
        </w:rPr>
        <w:t>b) Quality of service delivery</w:t>
      </w:r>
    </w:p>
    <w:p w14:paraId="54527D48" w14:textId="77777777" w:rsidR="000E478E" w:rsidRDefault="005D2B9A">
      <w:pPr>
        <w:pStyle w:val="ListParagraph"/>
        <w:numPr>
          <w:ilvl w:val="0"/>
          <w:numId w:val="31"/>
        </w:numPr>
        <w:rPr>
          <w:ins w:id="585" w:author="Lindie" w:date="2025-11-03T13:16:00Z"/>
          <w:rFonts w:ascii="Times New Roman" w:hAnsi="Times New Roman" w:cs="Times New Roman"/>
          <w:sz w:val="24"/>
          <w:szCs w:val="24"/>
        </w:rPr>
      </w:pPr>
      <w:r>
        <w:rPr>
          <w:rFonts w:ascii="Times New Roman" w:hAnsi="Times New Roman" w:cs="Times New Roman"/>
          <w:sz w:val="24"/>
          <w:szCs w:val="24"/>
        </w:rPr>
        <w:t xml:space="preserve"> c) Accuracy of information </w:t>
      </w:r>
    </w:p>
    <w:p w14:paraId="7B9D2545" w14:textId="77777777" w:rsidR="000E478E" w:rsidRDefault="005D2B9A">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d) </w:t>
      </w:r>
      <w:ins w:id="586" w:author="Lindie" w:date="2025-11-03T13:16:00Z">
        <w:r>
          <w:rPr>
            <w:rFonts w:ascii="Times New Roman" w:hAnsi="Times New Roman" w:cs="Times New Roman"/>
            <w:sz w:val="24"/>
            <w:szCs w:val="24"/>
          </w:rPr>
          <w:t>Organization</w:t>
        </w:r>
      </w:ins>
      <w:del w:id="587" w:author="Lindie" w:date="2025-11-03T13:16:00Z">
        <w:r>
          <w:rPr>
            <w:rFonts w:ascii="Times New Roman" w:hAnsi="Times New Roman" w:cs="Times New Roman"/>
            <w:sz w:val="24"/>
            <w:szCs w:val="24"/>
          </w:rPr>
          <w:delText>Organisation</w:delText>
        </w:r>
      </w:del>
      <w:r>
        <w:rPr>
          <w:rFonts w:ascii="Times New Roman" w:hAnsi="Times New Roman" w:cs="Times New Roman"/>
          <w:sz w:val="24"/>
          <w:szCs w:val="24"/>
        </w:rPr>
        <w:t xml:space="preserve"> of the session</w:t>
      </w:r>
    </w:p>
    <w:p w14:paraId="56ABBA68" w14:textId="77777777" w:rsidR="000E478E" w:rsidRDefault="000E478E">
      <w:pPr>
        <w:rPr>
          <w:rFonts w:ascii="Times New Roman" w:hAnsi="Times New Roman" w:cs="Times New Roman"/>
          <w:sz w:val="24"/>
          <w:szCs w:val="24"/>
        </w:rPr>
      </w:pPr>
    </w:p>
    <w:p w14:paraId="151B08AB" w14:textId="77777777" w:rsidR="000E478E" w:rsidRDefault="005D2B9A" w:rsidP="000E478E">
      <w:pPr>
        <w:pStyle w:val="Heading2"/>
        <w:keepNext/>
        <w:keepLines/>
        <w:numPr>
          <w:ilvl w:val="1"/>
          <w:numId w:val="7"/>
        </w:numPr>
        <w:spacing w:before="160" w:beforeAutospacing="0" w:after="80" w:afterAutospacing="0" w:line="259" w:lineRule="auto"/>
        <w:ind w:left="787" w:hanging="567"/>
        <w:rPr>
          <w:rFonts w:eastAsiaTheme="majorEastAsia"/>
          <w:b w:val="0"/>
          <w:bCs w:val="0"/>
          <w:color w:val="2F5496" w:themeColor="accent1" w:themeShade="BF"/>
          <w:sz w:val="24"/>
          <w:szCs w:val="24"/>
          <w:lang w:val="en-GB"/>
        </w:rPr>
        <w:pPrChange w:id="588" w:author="Lindie" w:date="2025-11-03T14:38:00Z">
          <w:pPr>
            <w:pStyle w:val="Heading2"/>
            <w:keepNext/>
            <w:keepLines/>
            <w:numPr>
              <w:ilvl w:val="1"/>
              <w:numId w:val="7"/>
            </w:numPr>
            <w:spacing w:before="160" w:beforeAutospacing="0" w:after="80" w:afterAutospacing="0" w:line="259" w:lineRule="auto"/>
            <w:ind w:left="993" w:hanging="567"/>
          </w:pPr>
        </w:pPrChange>
      </w:pPr>
      <w:bookmarkStart w:id="589" w:name="_Toc213003239"/>
      <w:r>
        <w:rPr>
          <w:rFonts w:eastAsiaTheme="majorEastAsia"/>
          <w:b w:val="0"/>
          <w:bCs w:val="0"/>
          <w:color w:val="2F5496" w:themeColor="accent1" w:themeShade="BF"/>
          <w:sz w:val="24"/>
          <w:szCs w:val="24"/>
          <w:lang w:val="en-GB"/>
        </w:rPr>
        <w:t>Performance Targets</w:t>
      </w:r>
      <w:bookmarkEnd w:id="589"/>
    </w:p>
    <w:p w14:paraId="49283647" w14:textId="77777777" w:rsidR="000E478E" w:rsidRDefault="005D2B9A">
      <w:pPr>
        <w:tabs>
          <w:tab w:val="left" w:pos="8789"/>
        </w:tabs>
        <w:autoSpaceDE w:val="0"/>
        <w:autoSpaceDN w:val="0"/>
        <w:adjustRightInd w:val="0"/>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key performance indications to be tracked under the parent coaching program</w:t>
      </w:r>
      <w:r>
        <w:rPr>
          <w:rFonts w:ascii="Times New Roman" w:eastAsia="Times New Roman" w:hAnsi="Times New Roman" w:cs="Times New Roman"/>
          <w:color w:val="000000"/>
          <w:sz w:val="24"/>
          <w:szCs w:val="24"/>
        </w:rPr>
        <w:t xml:space="preserve"> are as follows: </w:t>
      </w:r>
    </w:p>
    <w:p w14:paraId="26B71770" w14:textId="77777777" w:rsidR="000E478E" w:rsidRDefault="000E478E">
      <w:pPr>
        <w:tabs>
          <w:tab w:val="left" w:pos="8789"/>
        </w:tabs>
        <w:autoSpaceDE w:val="0"/>
        <w:autoSpaceDN w:val="0"/>
        <w:adjustRightInd w:val="0"/>
        <w:spacing w:after="0" w:line="276" w:lineRule="auto"/>
        <w:jc w:val="both"/>
        <w:rPr>
          <w:rFonts w:ascii="Times New Roman" w:eastAsia="Times New Roman" w:hAnsi="Times New Roman" w:cs="Times New Roman"/>
          <w:color w:val="000000"/>
          <w:sz w:val="24"/>
          <w:szCs w:val="24"/>
        </w:rPr>
      </w:pPr>
    </w:p>
    <w:tbl>
      <w:tblPr>
        <w:tblpPr w:leftFromText="180" w:rightFromText="180" w:vertAnchor="text" w:tblpX="-97" w:tblpY="33"/>
        <w:tblW w:w="9488"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3392"/>
        <w:gridCol w:w="6096"/>
      </w:tblGrid>
      <w:tr w:rsidR="000E478E" w14:paraId="4B2BCA69" w14:textId="77777777">
        <w:trPr>
          <w:trHeight w:val="306"/>
          <w:tblHeader/>
        </w:trPr>
        <w:tc>
          <w:tcPr>
            <w:tcW w:w="3392" w:type="dxa"/>
            <w:tcBorders>
              <w:top w:val="single" w:sz="8" w:space="0" w:color="000000"/>
              <w:left w:val="single" w:sz="8" w:space="0" w:color="000000"/>
              <w:bottom w:val="single" w:sz="8" w:space="0" w:color="000000"/>
              <w:right w:val="single" w:sz="8" w:space="0" w:color="000000"/>
            </w:tcBorders>
            <w:shd w:val="clear" w:color="auto" w:fill="000000" w:themeFill="text1"/>
          </w:tcPr>
          <w:p w14:paraId="590AEEC4" w14:textId="77777777" w:rsidR="000E478E" w:rsidRDefault="005D2B9A">
            <w:pPr>
              <w:tabs>
                <w:tab w:val="left" w:pos="8789"/>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color w:val="FFFFFF"/>
                <w:sz w:val="24"/>
                <w:szCs w:val="24"/>
              </w:rPr>
              <w:t>Priority Intervention</w:t>
            </w:r>
          </w:p>
        </w:tc>
        <w:tc>
          <w:tcPr>
            <w:tcW w:w="6096" w:type="dxa"/>
            <w:tcBorders>
              <w:top w:val="single" w:sz="8" w:space="0" w:color="000000"/>
              <w:left w:val="single" w:sz="8" w:space="0" w:color="000000"/>
              <w:bottom w:val="single" w:sz="8" w:space="0" w:color="000000"/>
              <w:right w:val="single" w:sz="8" w:space="0" w:color="000000"/>
            </w:tcBorders>
            <w:shd w:val="clear" w:color="auto" w:fill="000000" w:themeFill="text1"/>
          </w:tcPr>
          <w:p w14:paraId="1376AF32" w14:textId="77777777" w:rsidR="000E478E" w:rsidRDefault="005D2B9A">
            <w:pPr>
              <w:tabs>
                <w:tab w:val="left" w:pos="8789"/>
              </w:tabs>
              <w:spacing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color w:val="FFFFFF"/>
                <w:sz w:val="24"/>
                <w:szCs w:val="24"/>
              </w:rPr>
              <w:t>Performance Targets</w:t>
            </w:r>
          </w:p>
        </w:tc>
      </w:tr>
      <w:tr w:rsidR="000E478E" w14:paraId="71504827" w14:textId="77777777">
        <w:trPr>
          <w:trHeight w:val="306"/>
        </w:trPr>
        <w:tc>
          <w:tcPr>
            <w:tcW w:w="3392" w:type="dxa"/>
            <w:tcBorders>
              <w:top w:val="single" w:sz="8" w:space="0" w:color="000000"/>
              <w:left w:val="single" w:sz="8" w:space="0" w:color="000000"/>
              <w:bottom w:val="single" w:sz="8" w:space="0" w:color="000000"/>
              <w:right w:val="single" w:sz="8" w:space="0" w:color="000000"/>
            </w:tcBorders>
            <w:shd w:val="clear" w:color="auto" w:fill="E8E8E8"/>
          </w:tcPr>
          <w:p w14:paraId="6A00EF4A" w14:textId="77777777" w:rsidR="000E478E" w:rsidRDefault="005D2B9A">
            <w:pPr>
              <w:tabs>
                <w:tab w:val="left" w:pos="8789"/>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parental coaching services at household level</w:t>
            </w:r>
          </w:p>
        </w:tc>
        <w:tc>
          <w:tcPr>
            <w:tcW w:w="6096" w:type="dxa"/>
            <w:tcBorders>
              <w:top w:val="single" w:sz="8" w:space="0" w:color="000000"/>
              <w:left w:val="single" w:sz="8" w:space="0" w:color="000000"/>
              <w:bottom w:val="single" w:sz="8" w:space="0" w:color="000000"/>
              <w:right w:val="single" w:sz="8" w:space="0" w:color="000000"/>
            </w:tcBorders>
            <w:shd w:val="clear" w:color="auto" w:fill="E6E6E6"/>
          </w:tcPr>
          <w:p w14:paraId="40E8DF39" w14:textId="77777777" w:rsidR="000E478E" w:rsidRDefault="005D2B9A">
            <w:pPr>
              <w:pStyle w:val="ListParagraph"/>
              <w:numPr>
                <w:ilvl w:val="0"/>
                <w:numId w:val="32"/>
              </w:numPr>
              <w:tabs>
                <w:tab w:val="left" w:pos="8789"/>
              </w:tabs>
              <w:spacing w:after="0" w:line="276" w:lineRule="auto"/>
              <w:ind w:left="45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households visited by parent coaches in a month</w:t>
            </w:r>
          </w:p>
          <w:p w14:paraId="40C8526B" w14:textId="77777777" w:rsidR="000E478E" w:rsidRDefault="000E478E">
            <w:pPr>
              <w:tabs>
                <w:tab w:val="left" w:pos="8789"/>
              </w:tabs>
              <w:spacing w:after="0" w:line="276" w:lineRule="auto"/>
              <w:ind w:left="458" w:hanging="283"/>
              <w:jc w:val="both"/>
              <w:rPr>
                <w:rFonts w:ascii="Times New Roman" w:eastAsia="Times New Roman" w:hAnsi="Times New Roman" w:cs="Times New Roman"/>
                <w:sz w:val="24"/>
                <w:szCs w:val="24"/>
              </w:rPr>
            </w:pPr>
          </w:p>
          <w:p w14:paraId="600E9C00" w14:textId="77777777" w:rsidR="000E478E" w:rsidRDefault="000E478E">
            <w:pPr>
              <w:tabs>
                <w:tab w:val="left" w:pos="8789"/>
              </w:tabs>
              <w:spacing w:after="0" w:line="276" w:lineRule="auto"/>
              <w:ind w:left="458" w:hanging="283"/>
              <w:jc w:val="both"/>
              <w:rPr>
                <w:rFonts w:ascii="Times New Roman" w:eastAsia="Times New Roman" w:hAnsi="Times New Roman" w:cs="Times New Roman"/>
                <w:sz w:val="24"/>
                <w:szCs w:val="24"/>
              </w:rPr>
            </w:pPr>
          </w:p>
          <w:p w14:paraId="2B8390A1" w14:textId="77777777" w:rsidR="000E478E" w:rsidRDefault="000E478E">
            <w:pPr>
              <w:tabs>
                <w:tab w:val="left" w:pos="8789"/>
              </w:tabs>
              <w:spacing w:after="0" w:line="276" w:lineRule="auto"/>
              <w:ind w:left="458" w:hanging="283"/>
              <w:jc w:val="both"/>
              <w:rPr>
                <w:rFonts w:ascii="Times New Roman" w:eastAsia="Times New Roman" w:hAnsi="Times New Roman" w:cs="Times New Roman"/>
                <w:sz w:val="24"/>
                <w:szCs w:val="24"/>
              </w:rPr>
            </w:pPr>
          </w:p>
        </w:tc>
      </w:tr>
      <w:tr w:rsidR="000E478E" w14:paraId="1A6A193C" w14:textId="77777777">
        <w:trPr>
          <w:trHeight w:val="306"/>
        </w:trPr>
        <w:tc>
          <w:tcPr>
            <w:tcW w:w="3392" w:type="dxa"/>
            <w:tcBorders>
              <w:top w:val="single" w:sz="8" w:space="0" w:color="000000"/>
              <w:left w:val="single" w:sz="8" w:space="0" w:color="000000"/>
              <w:bottom w:val="single" w:sz="8" w:space="0" w:color="000000"/>
              <w:right w:val="single" w:sz="8" w:space="0" w:color="000000"/>
            </w:tcBorders>
            <w:shd w:val="clear" w:color="auto" w:fill="E8E8E8"/>
          </w:tcPr>
          <w:p w14:paraId="2FECEDF0" w14:textId="77777777" w:rsidR="000E478E" w:rsidRDefault="005D2B9A">
            <w:pPr>
              <w:tabs>
                <w:tab w:val="left" w:pos="8789"/>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Conduct parental coaching services at </w:t>
            </w:r>
            <w:ins w:id="590" w:author="Lindie" w:date="2025-11-03T13:18:00Z">
              <w:r>
                <w:rPr>
                  <w:rFonts w:ascii="Times New Roman" w:eastAsia="Times New Roman" w:hAnsi="Times New Roman" w:cs="Times New Roman"/>
                  <w:sz w:val="24"/>
                  <w:szCs w:val="24"/>
                </w:rPr>
                <w:t>group</w:t>
              </w:r>
            </w:ins>
            <w:del w:id="591" w:author="Lindie" w:date="2025-11-03T13:18:00Z">
              <w:r>
                <w:rPr>
                  <w:rFonts w:ascii="Times New Roman" w:eastAsia="Times New Roman" w:hAnsi="Times New Roman" w:cs="Times New Roman"/>
                  <w:sz w:val="24"/>
                  <w:szCs w:val="24"/>
                </w:rPr>
                <w:delText>household</w:delText>
              </w:r>
            </w:del>
            <w:r>
              <w:rPr>
                <w:rFonts w:ascii="Times New Roman" w:eastAsia="Times New Roman" w:hAnsi="Times New Roman" w:cs="Times New Roman"/>
                <w:sz w:val="24"/>
                <w:szCs w:val="24"/>
              </w:rPr>
              <w:t xml:space="preserve"> level</w:t>
            </w:r>
          </w:p>
        </w:tc>
        <w:tc>
          <w:tcPr>
            <w:tcW w:w="6096" w:type="dxa"/>
            <w:tcBorders>
              <w:top w:val="single" w:sz="8" w:space="0" w:color="000000"/>
              <w:left w:val="single" w:sz="8" w:space="0" w:color="000000"/>
              <w:bottom w:val="single" w:sz="8" w:space="0" w:color="000000"/>
              <w:right w:val="single" w:sz="8" w:space="0" w:color="000000"/>
            </w:tcBorders>
            <w:shd w:val="clear" w:color="auto" w:fill="E6E6E6"/>
          </w:tcPr>
          <w:p w14:paraId="2F70EE13" w14:textId="77777777" w:rsidR="000E478E" w:rsidRDefault="005D2B9A">
            <w:pPr>
              <w:pStyle w:val="ListParagraph"/>
              <w:numPr>
                <w:ilvl w:val="0"/>
                <w:numId w:val="32"/>
              </w:numPr>
              <w:tabs>
                <w:tab w:val="left" w:pos="8789"/>
              </w:tabs>
              <w:spacing w:after="0" w:line="276" w:lineRule="auto"/>
              <w:ind w:left="458" w:hanging="283"/>
              <w:jc w:val="both"/>
              <w:rPr>
                <w:rFonts w:ascii="Times New Roman" w:eastAsia="Times New Roman" w:hAnsi="Times New Roman" w:cs="Times New Roman"/>
                <w:sz w:val="24"/>
                <w:szCs w:val="24"/>
              </w:rPr>
            </w:pPr>
            <w:ins w:id="592" w:author="Lindie" w:date="2025-11-03T13:18:00Z">
              <w:r>
                <w:rPr>
                  <w:rFonts w:ascii="Times New Roman" w:eastAsia="Times New Roman" w:hAnsi="Times New Roman" w:cs="Times New Roman"/>
                  <w:sz w:val="24"/>
                  <w:szCs w:val="24"/>
                </w:rPr>
                <w:t xml:space="preserve">Number of group meeting </w:t>
              </w:r>
            </w:ins>
            <w:ins w:id="593" w:author="Lindie" w:date="2025-11-03T13:20:00Z">
              <w:r>
                <w:rPr>
                  <w:rFonts w:ascii="Times New Roman" w:eastAsia="Times New Roman" w:hAnsi="Times New Roman" w:cs="Times New Roman"/>
                  <w:sz w:val="24"/>
                  <w:szCs w:val="24"/>
                </w:rPr>
                <w:t>held in a month</w:t>
              </w:r>
            </w:ins>
          </w:p>
        </w:tc>
      </w:tr>
      <w:tr w:rsidR="000E478E" w14:paraId="1BF99D57" w14:textId="77777777">
        <w:trPr>
          <w:trHeight w:val="306"/>
        </w:trPr>
        <w:tc>
          <w:tcPr>
            <w:tcW w:w="3392" w:type="dxa"/>
            <w:tcBorders>
              <w:top w:val="single" w:sz="8" w:space="0" w:color="000000"/>
              <w:left w:val="single" w:sz="8" w:space="0" w:color="000000"/>
              <w:bottom w:val="single" w:sz="8" w:space="0" w:color="000000"/>
              <w:right w:val="single" w:sz="8" w:space="0" w:color="000000"/>
            </w:tcBorders>
            <w:shd w:val="clear" w:color="auto" w:fill="E8E8E8"/>
          </w:tcPr>
          <w:p w14:paraId="7356CD77" w14:textId="77777777" w:rsidR="000E478E" w:rsidRDefault="005D2B9A">
            <w:pPr>
              <w:tabs>
                <w:tab w:val="left" w:pos="8789"/>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field observations and quality assurance monitoring</w:t>
            </w:r>
          </w:p>
        </w:tc>
        <w:tc>
          <w:tcPr>
            <w:tcW w:w="6096" w:type="dxa"/>
            <w:tcBorders>
              <w:top w:val="single" w:sz="8" w:space="0" w:color="000000"/>
              <w:left w:val="single" w:sz="8" w:space="0" w:color="000000"/>
              <w:bottom w:val="single" w:sz="8" w:space="0" w:color="000000"/>
              <w:right w:val="single" w:sz="8" w:space="0" w:color="000000"/>
            </w:tcBorders>
            <w:shd w:val="clear" w:color="auto" w:fill="E6E6E6"/>
          </w:tcPr>
          <w:p w14:paraId="641530AF" w14:textId="77777777" w:rsidR="000E478E" w:rsidRDefault="005D2B9A">
            <w:pPr>
              <w:pStyle w:val="ListParagraph"/>
              <w:numPr>
                <w:ilvl w:val="0"/>
                <w:numId w:val="32"/>
              </w:numPr>
              <w:tabs>
                <w:tab w:val="left" w:pos="8789"/>
              </w:tabs>
              <w:spacing w:after="0" w:line="276" w:lineRule="auto"/>
              <w:ind w:left="458" w:hanging="283"/>
              <w:jc w:val="both"/>
              <w:rPr>
                <w:rFonts w:ascii="Times New Roman" w:eastAsia="Times New Roman" w:hAnsi="Times New Roman" w:cs="Times New Roman"/>
                <w:sz w:val="24"/>
                <w:szCs w:val="24"/>
              </w:rPr>
            </w:pPr>
            <w:ins w:id="594" w:author="Lindie" w:date="2025-11-03T13:21:00Z">
              <w:r>
                <w:rPr>
                  <w:rFonts w:ascii="Times New Roman" w:eastAsia="Times New Roman" w:hAnsi="Times New Roman" w:cs="Times New Roman"/>
                  <w:sz w:val="24"/>
                  <w:szCs w:val="24"/>
                </w:rPr>
                <w:t>Number of field visits conducted in a month</w:t>
              </w:r>
            </w:ins>
          </w:p>
        </w:tc>
      </w:tr>
    </w:tbl>
    <w:p w14:paraId="5215DE6F" w14:textId="77777777" w:rsidR="000E478E" w:rsidRDefault="000E478E">
      <w:pPr>
        <w:tabs>
          <w:tab w:val="left" w:pos="8789"/>
        </w:tabs>
        <w:spacing w:line="276" w:lineRule="auto"/>
        <w:rPr>
          <w:rFonts w:ascii="Times New Roman" w:eastAsia="Times New Roman" w:hAnsi="Times New Roman" w:cs="Times New Roman"/>
          <w:sz w:val="24"/>
          <w:szCs w:val="24"/>
        </w:rPr>
      </w:pPr>
      <w:bookmarkStart w:id="595" w:name="_heading=h.3as4poj" w:colFirst="0" w:colLast="0"/>
      <w:bookmarkEnd w:id="595"/>
    </w:p>
    <w:p w14:paraId="2C031B45" w14:textId="77777777" w:rsidR="000E478E" w:rsidRDefault="000E478E">
      <w:pPr>
        <w:rPr>
          <w:rFonts w:ascii="Times New Roman" w:hAnsi="Times New Roman" w:cs="Times New Roman"/>
          <w:sz w:val="24"/>
          <w:szCs w:val="24"/>
        </w:rPr>
      </w:pPr>
    </w:p>
    <w:p w14:paraId="0E3A02D5"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Lusaka</w:t>
      </w:r>
    </w:p>
    <w:p w14:paraId="628B53E8"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 xml:space="preserve">CWAC – Community Welfare Assistance Committee – 247 in Lusaka  - Council </w:t>
      </w:r>
    </w:p>
    <w:p w14:paraId="161EE3C5"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CHAS – Community Health Assistants – MOH Staff - 100</w:t>
      </w:r>
    </w:p>
    <w:p w14:paraId="3A14B30A" w14:textId="77777777" w:rsidR="000E478E" w:rsidRDefault="005D2B9A">
      <w:pPr>
        <w:pStyle w:val="ListParagraph"/>
        <w:numPr>
          <w:ilvl w:val="0"/>
          <w:numId w:val="33"/>
        </w:numPr>
        <w:rPr>
          <w:rFonts w:ascii="Times New Roman" w:hAnsi="Times New Roman" w:cs="Times New Roman"/>
          <w:color w:val="EE0000"/>
          <w:sz w:val="24"/>
          <w:szCs w:val="24"/>
        </w:rPr>
      </w:pPr>
      <w:r>
        <w:rPr>
          <w:rFonts w:ascii="Times New Roman" w:hAnsi="Times New Roman" w:cs="Times New Roman"/>
          <w:color w:val="EE0000"/>
          <w:sz w:val="24"/>
          <w:szCs w:val="24"/>
        </w:rPr>
        <w:t>NHC – Neighbourhood Health Committee – MOH set up</w:t>
      </w:r>
    </w:p>
    <w:p w14:paraId="4725627F"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WDC – Ward Development Committees – Councils – 38 WDCs with average of 12 members; not on a salary</w:t>
      </w:r>
    </w:p>
    <w:p w14:paraId="00407024" w14:textId="77777777" w:rsidR="000E478E" w:rsidRDefault="005D2B9A">
      <w:pPr>
        <w:pStyle w:val="ListParagraph"/>
        <w:numPr>
          <w:ilvl w:val="0"/>
          <w:numId w:val="33"/>
        </w:numPr>
        <w:rPr>
          <w:rFonts w:ascii="Times New Roman" w:hAnsi="Times New Roman" w:cs="Times New Roman"/>
          <w:color w:val="EE0000"/>
          <w:sz w:val="24"/>
          <w:szCs w:val="24"/>
        </w:rPr>
      </w:pPr>
      <w:r>
        <w:rPr>
          <w:rFonts w:ascii="Times New Roman" w:hAnsi="Times New Roman" w:cs="Times New Roman"/>
          <w:color w:val="EE0000"/>
          <w:sz w:val="24"/>
          <w:szCs w:val="24"/>
        </w:rPr>
        <w:t>Volunteer Nurses – MOH not on payroll, activities pay them</w:t>
      </w:r>
    </w:p>
    <w:p w14:paraId="431ACBED"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~772 workforce who could function as parent coaches</w:t>
      </w:r>
    </w:p>
    <w:p w14:paraId="760E1B70" w14:textId="77777777" w:rsidR="000E478E" w:rsidRDefault="000E478E">
      <w:pPr>
        <w:rPr>
          <w:rFonts w:ascii="Times New Roman" w:hAnsi="Times New Roman" w:cs="Times New Roman"/>
          <w:sz w:val="24"/>
          <w:szCs w:val="24"/>
        </w:rPr>
      </w:pPr>
    </w:p>
    <w:p w14:paraId="163F85D6" w14:textId="77777777" w:rsidR="000E478E" w:rsidRDefault="005D2B9A">
      <w:pPr>
        <w:rPr>
          <w:rFonts w:ascii="Times New Roman" w:hAnsi="Times New Roman" w:cs="Times New Roman"/>
          <w:sz w:val="24"/>
          <w:szCs w:val="24"/>
          <w:u w:val="words"/>
        </w:rPr>
      </w:pPr>
      <w:r>
        <w:rPr>
          <w:rFonts w:ascii="Times New Roman" w:hAnsi="Times New Roman" w:cs="Times New Roman"/>
          <w:sz w:val="24"/>
          <w:szCs w:val="24"/>
          <w:u w:val="words"/>
        </w:rPr>
        <w:t>Supervision</w:t>
      </w:r>
    </w:p>
    <w:p w14:paraId="1DFE16AB"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The</w:t>
      </w:r>
      <w:ins w:id="596" w:author="Lindie" w:date="2025-11-03T13:24:00Z">
        <w:r>
          <w:rPr>
            <w:rFonts w:ascii="Times New Roman" w:hAnsi="Times New Roman" w:cs="Times New Roman"/>
            <w:sz w:val="24"/>
            <w:szCs w:val="24"/>
          </w:rPr>
          <w:t xml:space="preserve"> number of </w:t>
        </w:r>
      </w:ins>
      <w:r>
        <w:rPr>
          <w:rFonts w:ascii="Times New Roman" w:hAnsi="Times New Roman" w:cs="Times New Roman"/>
          <w:sz w:val="24"/>
          <w:szCs w:val="24"/>
        </w:rPr>
        <w:t xml:space="preserve"> officers </w:t>
      </w:r>
      <w:ins w:id="597" w:author="Lindie" w:date="2025-11-03T13:23:00Z">
        <w:r>
          <w:rPr>
            <w:rFonts w:ascii="Times New Roman" w:hAnsi="Times New Roman" w:cs="Times New Roman"/>
            <w:sz w:val="24"/>
            <w:szCs w:val="24"/>
          </w:rPr>
          <w:t>that will be</w:t>
        </w:r>
      </w:ins>
      <w:ins w:id="598" w:author="Lindie" w:date="2025-11-03T13:25:00Z">
        <w:r>
          <w:rPr>
            <w:rFonts w:ascii="Times New Roman" w:hAnsi="Times New Roman" w:cs="Times New Roman"/>
            <w:sz w:val="24"/>
            <w:szCs w:val="24"/>
          </w:rPr>
          <w:t xml:space="preserve"> supervised while </w:t>
        </w:r>
      </w:ins>
      <w:ins w:id="599" w:author="Lindie" w:date="2025-11-03T13:23:00Z">
        <w:r>
          <w:rPr>
            <w:rFonts w:ascii="Times New Roman" w:hAnsi="Times New Roman" w:cs="Times New Roman"/>
            <w:sz w:val="24"/>
            <w:szCs w:val="24"/>
          </w:rPr>
          <w:t xml:space="preserve"> provi</w:t>
        </w:r>
      </w:ins>
      <w:ins w:id="600" w:author="Lindie" w:date="2025-11-03T13:24:00Z">
        <w:r>
          <w:rPr>
            <w:rFonts w:ascii="Times New Roman" w:hAnsi="Times New Roman" w:cs="Times New Roman"/>
            <w:sz w:val="24"/>
            <w:szCs w:val="24"/>
          </w:rPr>
          <w:t>ding parental coaching</w:t>
        </w:r>
      </w:ins>
      <w:del w:id="601" w:author="Lindie" w:date="2025-11-03T13:22:00Z">
        <w:r>
          <w:rPr>
            <w:rFonts w:ascii="Times New Roman" w:hAnsi="Times New Roman" w:cs="Times New Roman"/>
            <w:sz w:val="24"/>
            <w:szCs w:val="24"/>
          </w:rPr>
          <w:delText>providing coaching wi</w:delText>
        </w:r>
        <w:r>
          <w:rPr>
            <w:rFonts w:ascii="Times New Roman" w:hAnsi="Times New Roman" w:cs="Times New Roman"/>
            <w:sz w:val="24"/>
            <w:szCs w:val="24"/>
          </w:rPr>
          <w:delText xml:space="preserve">ll be supervised </w:delText>
        </w:r>
      </w:del>
    </w:p>
    <w:p w14:paraId="37B8733E"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CDA – Community Development Assistants(Ministry of Community Dev’t + Council )- 25+10</w:t>
      </w:r>
    </w:p>
    <w:p w14:paraId="3A29D230"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Community Development Officers (CDO) –45</w:t>
      </w:r>
    </w:p>
    <w:p w14:paraId="71714BE8"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Senior Community Development Officers (SCDOs) – 6</w:t>
      </w:r>
    </w:p>
    <w:p w14:paraId="227A06A2"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Social Welfare Officers - 13</w:t>
      </w:r>
    </w:p>
    <w:p w14:paraId="3E5D385D"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Tota</w:t>
      </w:r>
      <w:del w:id="602" w:author="Lindie" w:date="2025-11-03T13:22:00Z">
        <w:r>
          <w:rPr>
            <w:rFonts w:ascii="Times New Roman" w:hAnsi="Times New Roman" w:cs="Times New Roman"/>
            <w:sz w:val="24"/>
            <w:szCs w:val="24"/>
          </w:rPr>
          <w:delText>l</w:delText>
        </w:r>
      </w:del>
      <w:r>
        <w:rPr>
          <w:rFonts w:ascii="Times New Roman" w:hAnsi="Times New Roman" w:cs="Times New Roman"/>
          <w:sz w:val="24"/>
          <w:szCs w:val="24"/>
        </w:rPr>
        <w:t>ling–99</w:t>
      </w:r>
    </w:p>
    <w:p w14:paraId="19481484" w14:textId="77777777" w:rsidR="000E478E" w:rsidRDefault="000E478E">
      <w:pPr>
        <w:rPr>
          <w:rFonts w:ascii="Times New Roman" w:hAnsi="Times New Roman" w:cs="Times New Roman"/>
          <w:sz w:val="24"/>
          <w:szCs w:val="24"/>
        </w:rPr>
      </w:pPr>
    </w:p>
    <w:p w14:paraId="7D47BF6D"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Chongwe</w:t>
      </w:r>
    </w:p>
    <w:p w14:paraId="4487B0A2"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 xml:space="preserve">CWAC – Community Welfare Assistance Committee – 92 in Chongwe  - Council </w:t>
      </w:r>
    </w:p>
    <w:p w14:paraId="2490103E"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CHAS – Community Health Assistants – MOH Staff –30</w:t>
      </w:r>
    </w:p>
    <w:p w14:paraId="45CBE8C0"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 xml:space="preserve">NHC – Neighbourhood Health Committee – MOH set up - </w:t>
      </w:r>
    </w:p>
    <w:p w14:paraId="3AACD981"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Community Development Assistants –– 9</w:t>
      </w:r>
    </w:p>
    <w:p w14:paraId="1420F5D8"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WDC – Ward Development Committees – 21 *12 members = 252</w:t>
      </w:r>
    </w:p>
    <w:p w14:paraId="4F8419FD" w14:textId="77777777" w:rsidR="000E478E" w:rsidRDefault="005D2B9A">
      <w:pPr>
        <w:pStyle w:val="ListParagraph"/>
        <w:numPr>
          <w:ilvl w:val="0"/>
          <w:numId w:val="33"/>
        </w:numPr>
        <w:rPr>
          <w:rFonts w:ascii="Times New Roman" w:hAnsi="Times New Roman" w:cs="Times New Roman"/>
          <w:color w:val="EE0000"/>
          <w:sz w:val="24"/>
          <w:szCs w:val="24"/>
        </w:rPr>
      </w:pPr>
      <w:r>
        <w:rPr>
          <w:rFonts w:ascii="Times New Roman" w:hAnsi="Times New Roman" w:cs="Times New Roman"/>
          <w:color w:val="EE0000"/>
          <w:sz w:val="24"/>
          <w:szCs w:val="24"/>
        </w:rPr>
        <w:t>Volunteer Nurses – MOH not on payroll, activities pay them</w:t>
      </w:r>
    </w:p>
    <w:p w14:paraId="19E5D36F"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~383 workforce who could function as parent coaches</w:t>
      </w:r>
    </w:p>
    <w:p w14:paraId="20ECF89B" w14:textId="77777777" w:rsidR="000E478E" w:rsidRDefault="000E478E">
      <w:pPr>
        <w:rPr>
          <w:rFonts w:ascii="Times New Roman" w:hAnsi="Times New Roman" w:cs="Times New Roman"/>
          <w:sz w:val="24"/>
          <w:szCs w:val="24"/>
        </w:rPr>
      </w:pPr>
    </w:p>
    <w:p w14:paraId="3E0A1D63" w14:textId="77777777" w:rsidR="000E478E" w:rsidRDefault="005D2B9A">
      <w:pPr>
        <w:rPr>
          <w:rFonts w:ascii="Times New Roman" w:hAnsi="Times New Roman" w:cs="Times New Roman"/>
          <w:sz w:val="24"/>
          <w:szCs w:val="24"/>
          <w:u w:val="words"/>
        </w:rPr>
      </w:pPr>
      <w:r>
        <w:rPr>
          <w:rFonts w:ascii="Times New Roman" w:hAnsi="Times New Roman" w:cs="Times New Roman"/>
          <w:sz w:val="24"/>
          <w:szCs w:val="24"/>
          <w:u w:val="words"/>
        </w:rPr>
        <w:t>Supervisors in Chongwe</w:t>
      </w:r>
    </w:p>
    <w:p w14:paraId="251638F5"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 xml:space="preserve">The </w:t>
      </w:r>
      <w:del w:id="603" w:author="Lindie" w:date="2025-11-03T13:25:00Z">
        <w:r>
          <w:rPr>
            <w:rFonts w:ascii="Times New Roman" w:hAnsi="Times New Roman" w:cs="Times New Roman"/>
            <w:sz w:val="24"/>
            <w:szCs w:val="24"/>
          </w:rPr>
          <w:delText xml:space="preserve">officers </w:delText>
        </w:r>
      </w:del>
      <w:ins w:id="604" w:author="Lindie" w:date="2025-11-03T13:25:00Z">
        <w:r>
          <w:rPr>
            <w:rFonts w:ascii="Times New Roman" w:hAnsi="Times New Roman" w:cs="Times New Roman"/>
            <w:sz w:val="24"/>
            <w:szCs w:val="24"/>
          </w:rPr>
          <w:t xml:space="preserve">number of officers that will be supervised while </w:t>
        </w:r>
      </w:ins>
      <w:r>
        <w:rPr>
          <w:rFonts w:ascii="Times New Roman" w:hAnsi="Times New Roman" w:cs="Times New Roman"/>
          <w:sz w:val="24"/>
          <w:szCs w:val="24"/>
        </w:rPr>
        <w:t>providing coaching</w:t>
      </w:r>
      <w:del w:id="605" w:author="Lindie" w:date="2025-11-03T13:25:00Z">
        <w:r>
          <w:rPr>
            <w:rFonts w:ascii="Times New Roman" w:hAnsi="Times New Roman" w:cs="Times New Roman"/>
            <w:sz w:val="24"/>
            <w:szCs w:val="24"/>
          </w:rPr>
          <w:delText xml:space="preserve"> will be supervised </w:delText>
        </w:r>
      </w:del>
    </w:p>
    <w:p w14:paraId="6093C83F"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CDA – Community Development Assistants - 9</w:t>
      </w:r>
    </w:p>
    <w:p w14:paraId="20761066"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Community Development Officers (CDO) – 1</w:t>
      </w:r>
    </w:p>
    <w:p w14:paraId="6C5FE807" w14:textId="77777777" w:rsidR="000E478E" w:rsidRDefault="005D2B9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Assistant Community Development Officers (ACDO) – 4</w:t>
      </w:r>
    </w:p>
    <w:p w14:paraId="36553F9E"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t>Totaling 14 supervisors</w:t>
      </w:r>
    </w:p>
    <w:p w14:paraId="7F76599A" w14:textId="77777777" w:rsidR="000E478E" w:rsidRDefault="005D2B9A">
      <w:pPr>
        <w:rPr>
          <w:rFonts w:ascii="Times New Roman" w:hAnsi="Times New Roman" w:cs="Times New Roman"/>
          <w:sz w:val="24"/>
          <w:szCs w:val="24"/>
        </w:rPr>
      </w:pPr>
      <w:r>
        <w:rPr>
          <w:rFonts w:ascii="Times New Roman" w:hAnsi="Times New Roman" w:cs="Times New Roman"/>
          <w:sz w:val="24"/>
          <w:szCs w:val="24"/>
        </w:rPr>
        <w:br w:type="page"/>
      </w:r>
    </w:p>
    <w:p w14:paraId="7A58548A" w14:textId="77777777" w:rsidR="000E478E" w:rsidRDefault="005D2B9A">
      <w:pPr>
        <w:pStyle w:val="Heading1"/>
        <w:keepNext/>
        <w:keepLines/>
        <w:spacing w:before="360" w:beforeAutospacing="0" w:after="80" w:afterAutospacing="0" w:line="259" w:lineRule="auto"/>
        <w:rPr>
          <w:rFonts w:ascii="Serif" w:eastAsiaTheme="majorEastAsia" w:hAnsi="Serif" w:cstheme="majorBidi"/>
          <w:b w:val="0"/>
          <w:bCs w:val="0"/>
          <w:color w:val="2F5496" w:themeColor="accent1" w:themeShade="BF"/>
          <w:kern w:val="0"/>
          <w:sz w:val="36"/>
          <w:szCs w:val="36"/>
        </w:rPr>
      </w:pPr>
      <w:bookmarkStart w:id="606" w:name="_Toc213003240"/>
      <w:r>
        <w:rPr>
          <w:rFonts w:ascii="Serif" w:eastAsiaTheme="majorEastAsia" w:hAnsi="Serif" w:cstheme="majorBidi"/>
          <w:b w:val="0"/>
          <w:bCs w:val="0"/>
          <w:color w:val="2F5496" w:themeColor="accent1" w:themeShade="BF"/>
          <w:kern w:val="0"/>
          <w:sz w:val="36"/>
          <w:szCs w:val="36"/>
        </w:rPr>
        <w:t>Annex 1: Parental Coaching Monitoring Framework</w:t>
      </w:r>
      <w:bookmarkEnd w:id="606"/>
    </w:p>
    <w:p w14:paraId="29B02C0B" w14:textId="77777777" w:rsidR="000E478E" w:rsidRDefault="000E478E">
      <w:pPr>
        <w:rPr>
          <w:rFonts w:ascii="Serif" w:hAnsi="Serif"/>
        </w:rPr>
      </w:pPr>
    </w:p>
    <w:p w14:paraId="669669DA" w14:textId="77777777" w:rsidR="000E478E" w:rsidRDefault="005D2B9A">
      <w:pPr>
        <w:rPr>
          <w:rFonts w:ascii="Serif" w:eastAsiaTheme="majorEastAsia" w:hAnsi="Serif" w:cstheme="majorBidi"/>
          <w:sz w:val="36"/>
          <w:szCs w:val="36"/>
        </w:rPr>
      </w:pPr>
      <w:r>
        <w:rPr>
          <w:rFonts w:ascii="Serif" w:eastAsiaTheme="majorEastAsia" w:hAnsi="Serif" w:cstheme="majorBidi"/>
          <w:sz w:val="36"/>
          <w:szCs w:val="36"/>
        </w:rPr>
        <w:br w:type="page"/>
      </w:r>
    </w:p>
    <w:p w14:paraId="3367B174" w14:textId="77777777" w:rsidR="000E478E" w:rsidRDefault="005D2B9A">
      <w:pPr>
        <w:pStyle w:val="Heading1"/>
        <w:keepNext/>
        <w:keepLines/>
        <w:spacing w:before="360" w:beforeAutospacing="0" w:after="80" w:afterAutospacing="0" w:line="259" w:lineRule="auto"/>
        <w:rPr>
          <w:rFonts w:ascii="Serif" w:eastAsiaTheme="majorEastAsia" w:hAnsi="Serif" w:cstheme="majorBidi"/>
          <w:b w:val="0"/>
          <w:bCs w:val="0"/>
          <w:color w:val="2F5496" w:themeColor="accent1" w:themeShade="BF"/>
          <w:kern w:val="0"/>
          <w:sz w:val="36"/>
          <w:szCs w:val="36"/>
        </w:rPr>
      </w:pPr>
      <w:bookmarkStart w:id="607" w:name="_Toc213003241"/>
      <w:r>
        <w:rPr>
          <w:rFonts w:ascii="Serif" w:eastAsiaTheme="majorEastAsia" w:hAnsi="Serif" w:cstheme="majorBidi"/>
          <w:b w:val="0"/>
          <w:bCs w:val="0"/>
          <w:color w:val="2F5496" w:themeColor="accent1" w:themeShade="BF"/>
          <w:kern w:val="0"/>
          <w:sz w:val="36"/>
          <w:szCs w:val="36"/>
        </w:rPr>
        <w:t>Annex 2: Parental Coaching Monitoring Tools</w:t>
      </w:r>
      <w:bookmarkEnd w:id="607"/>
    </w:p>
    <w:sectPr w:rsidR="000E478E">
      <w:pgSz w:w="12240" w:h="15840"/>
      <w:pgMar w:top="1440" w:right="1440" w:bottom="1702"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CE57" w14:textId="77777777" w:rsidR="000E478E" w:rsidRDefault="005D2B9A">
      <w:pPr>
        <w:spacing w:line="240" w:lineRule="auto"/>
      </w:pPr>
      <w:r>
        <w:separator/>
      </w:r>
    </w:p>
  </w:endnote>
  <w:endnote w:type="continuationSeparator" w:id="0">
    <w:p w14:paraId="76C4953F" w14:textId="77777777" w:rsidR="000E478E" w:rsidRDefault="005D2B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rif">
    <w:altName w:val="Cambria"/>
    <w:charset w:val="00"/>
    <w:family w:val="roman"/>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976335"/>
    </w:sdtPr>
    <w:sdtEndPr/>
    <w:sdtContent>
      <w:p w14:paraId="51497147" w14:textId="77777777" w:rsidR="000E478E" w:rsidRDefault="005D2B9A">
        <w:pPr>
          <w:pStyle w:val="Footer"/>
          <w:jc w:val="right"/>
        </w:pPr>
        <w:r>
          <w:fldChar w:fldCharType="begin"/>
        </w:r>
        <w:r>
          <w:instrText xml:space="preserve"> PAGE   \* MERGEFORMAT </w:instrText>
        </w:r>
        <w:r>
          <w:fldChar w:fldCharType="separate"/>
        </w:r>
        <w:r>
          <w:t>8</w:t>
        </w:r>
        <w:r>
          <w:fldChar w:fldCharType="end"/>
        </w:r>
      </w:p>
    </w:sdtContent>
  </w:sdt>
  <w:p w14:paraId="098B999F" w14:textId="77777777" w:rsidR="000E478E" w:rsidRDefault="000E47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358826"/>
    </w:sdtPr>
    <w:sdtEndPr/>
    <w:sdtContent>
      <w:p w14:paraId="199EBA34" w14:textId="77777777" w:rsidR="000E478E" w:rsidRDefault="005D2B9A">
        <w:pPr>
          <w:pStyle w:val="Footer"/>
          <w:jc w:val="right"/>
        </w:pPr>
        <w:r>
          <w:fldChar w:fldCharType="begin"/>
        </w:r>
        <w:r>
          <w:instrText xml:space="preserve"> PAGE   \* MERGEFORMAT </w:instrText>
        </w:r>
        <w:r>
          <w:fldChar w:fldCharType="separate"/>
        </w:r>
        <w:r>
          <w:t>1</w:t>
        </w:r>
        <w:r>
          <w:fldChar w:fldCharType="end"/>
        </w:r>
      </w:p>
    </w:sdtContent>
  </w:sdt>
  <w:p w14:paraId="795A2950" w14:textId="77777777" w:rsidR="000E478E" w:rsidRDefault="000E47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CA67B" w14:textId="77777777" w:rsidR="000E478E" w:rsidRDefault="005D2B9A">
      <w:pPr>
        <w:spacing w:after="0"/>
      </w:pPr>
      <w:r>
        <w:separator/>
      </w:r>
    </w:p>
  </w:footnote>
  <w:footnote w:type="continuationSeparator" w:id="0">
    <w:p w14:paraId="7A67803A" w14:textId="77777777" w:rsidR="000E478E" w:rsidRDefault="005D2B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4AA766"/>
    <w:multiLevelType w:val="singleLevel"/>
    <w:tmpl w:val="914AA76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D268823"/>
    <w:multiLevelType w:val="singleLevel"/>
    <w:tmpl w:val="CD26882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3" w15:restartNumberingAfterBreak="0">
    <w:nsid w:val="033F2F53"/>
    <w:multiLevelType w:val="multilevel"/>
    <w:tmpl w:val="033F2F5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5D3E99"/>
    <w:multiLevelType w:val="multilevel"/>
    <w:tmpl w:val="195D3E99"/>
    <w:lvl w:ilvl="0">
      <w:start w:val="1"/>
      <w:numFmt w:val="decimal"/>
      <w:lvlText w:val="%1."/>
      <w:lvlJc w:val="left"/>
      <w:pPr>
        <w:ind w:left="720" w:hanging="360"/>
      </w:pPr>
      <w:rPr>
        <w:rFonts w:hint="default"/>
      </w:rPr>
    </w:lvl>
    <w:lvl w:ilvl="1">
      <w:start w:val="1"/>
      <w:numFmt w:val="decimal"/>
      <w:isLgl/>
      <w:lvlText w:val="%1.%2"/>
      <w:lvlJc w:val="left"/>
      <w:pPr>
        <w:ind w:left="874"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B071814"/>
    <w:multiLevelType w:val="multilevel"/>
    <w:tmpl w:val="1B071814"/>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BF4785"/>
    <w:multiLevelType w:val="multilevel"/>
    <w:tmpl w:val="21BF478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38318F6"/>
    <w:multiLevelType w:val="multilevel"/>
    <w:tmpl w:val="238318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96429F2"/>
    <w:multiLevelType w:val="multilevel"/>
    <w:tmpl w:val="296429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C480D22"/>
    <w:multiLevelType w:val="multilevel"/>
    <w:tmpl w:val="2C480D22"/>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DDC18EE"/>
    <w:multiLevelType w:val="multilevel"/>
    <w:tmpl w:val="2DDC18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51F2CC8"/>
    <w:multiLevelType w:val="multilevel"/>
    <w:tmpl w:val="351F2C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5F00364"/>
    <w:multiLevelType w:val="multilevel"/>
    <w:tmpl w:val="35F003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9180C7F"/>
    <w:multiLevelType w:val="multilevel"/>
    <w:tmpl w:val="39180C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B27097D"/>
    <w:multiLevelType w:val="multilevel"/>
    <w:tmpl w:val="3B2709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D1645C0"/>
    <w:multiLevelType w:val="multilevel"/>
    <w:tmpl w:val="3D1645C0"/>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E3E235E"/>
    <w:multiLevelType w:val="multilevel"/>
    <w:tmpl w:val="3E3E23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E550522"/>
    <w:multiLevelType w:val="multilevel"/>
    <w:tmpl w:val="3E5505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F8B6803"/>
    <w:multiLevelType w:val="multilevel"/>
    <w:tmpl w:val="3F8B680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41AA6805"/>
    <w:multiLevelType w:val="multilevel"/>
    <w:tmpl w:val="41AA6805"/>
    <w:lvl w:ilvl="0">
      <w:start w:val="1"/>
      <w:numFmt w:val="bullet"/>
      <w:lvlText w:val=""/>
      <w:lvlJc w:val="left"/>
      <w:pPr>
        <w:ind w:left="410" w:hanging="360"/>
      </w:pPr>
      <w:rPr>
        <w:rFonts w:ascii="Symbol" w:hAnsi="Symbol" w:hint="default"/>
      </w:rPr>
    </w:lvl>
    <w:lvl w:ilvl="1">
      <w:start w:val="1"/>
      <w:numFmt w:val="bullet"/>
      <w:lvlText w:val="o"/>
      <w:lvlJc w:val="left"/>
      <w:pPr>
        <w:ind w:left="1130" w:hanging="360"/>
      </w:pPr>
      <w:rPr>
        <w:rFonts w:ascii="Courier New" w:hAnsi="Courier New" w:cs="Courier New" w:hint="default"/>
      </w:rPr>
    </w:lvl>
    <w:lvl w:ilvl="2">
      <w:start w:val="1"/>
      <w:numFmt w:val="bullet"/>
      <w:lvlText w:val=""/>
      <w:lvlJc w:val="left"/>
      <w:pPr>
        <w:ind w:left="1850" w:hanging="360"/>
      </w:pPr>
      <w:rPr>
        <w:rFonts w:ascii="Wingdings" w:hAnsi="Wingdings" w:hint="default"/>
      </w:rPr>
    </w:lvl>
    <w:lvl w:ilvl="3">
      <w:start w:val="1"/>
      <w:numFmt w:val="bullet"/>
      <w:lvlText w:val=""/>
      <w:lvlJc w:val="left"/>
      <w:pPr>
        <w:ind w:left="2570" w:hanging="360"/>
      </w:pPr>
      <w:rPr>
        <w:rFonts w:ascii="Symbol" w:hAnsi="Symbol" w:hint="default"/>
      </w:rPr>
    </w:lvl>
    <w:lvl w:ilvl="4">
      <w:start w:val="1"/>
      <w:numFmt w:val="bullet"/>
      <w:lvlText w:val="o"/>
      <w:lvlJc w:val="left"/>
      <w:pPr>
        <w:ind w:left="3290" w:hanging="360"/>
      </w:pPr>
      <w:rPr>
        <w:rFonts w:ascii="Courier New" w:hAnsi="Courier New" w:cs="Courier New" w:hint="default"/>
      </w:rPr>
    </w:lvl>
    <w:lvl w:ilvl="5">
      <w:start w:val="1"/>
      <w:numFmt w:val="bullet"/>
      <w:lvlText w:val=""/>
      <w:lvlJc w:val="left"/>
      <w:pPr>
        <w:ind w:left="4010" w:hanging="360"/>
      </w:pPr>
      <w:rPr>
        <w:rFonts w:ascii="Wingdings" w:hAnsi="Wingdings" w:hint="default"/>
      </w:rPr>
    </w:lvl>
    <w:lvl w:ilvl="6">
      <w:start w:val="1"/>
      <w:numFmt w:val="bullet"/>
      <w:lvlText w:val=""/>
      <w:lvlJc w:val="left"/>
      <w:pPr>
        <w:ind w:left="4730" w:hanging="360"/>
      </w:pPr>
      <w:rPr>
        <w:rFonts w:ascii="Symbol" w:hAnsi="Symbol" w:hint="default"/>
      </w:rPr>
    </w:lvl>
    <w:lvl w:ilvl="7">
      <w:start w:val="1"/>
      <w:numFmt w:val="bullet"/>
      <w:lvlText w:val="o"/>
      <w:lvlJc w:val="left"/>
      <w:pPr>
        <w:ind w:left="5450" w:hanging="360"/>
      </w:pPr>
      <w:rPr>
        <w:rFonts w:ascii="Courier New" w:hAnsi="Courier New" w:cs="Courier New" w:hint="default"/>
      </w:rPr>
    </w:lvl>
    <w:lvl w:ilvl="8">
      <w:start w:val="1"/>
      <w:numFmt w:val="bullet"/>
      <w:lvlText w:val=""/>
      <w:lvlJc w:val="left"/>
      <w:pPr>
        <w:ind w:left="6170" w:hanging="360"/>
      </w:pPr>
      <w:rPr>
        <w:rFonts w:ascii="Wingdings" w:hAnsi="Wingdings" w:hint="default"/>
      </w:rPr>
    </w:lvl>
  </w:abstractNum>
  <w:abstractNum w:abstractNumId="20" w15:restartNumberingAfterBreak="0">
    <w:nsid w:val="43432650"/>
    <w:multiLevelType w:val="multilevel"/>
    <w:tmpl w:val="43432650"/>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45939FC"/>
    <w:multiLevelType w:val="multilevel"/>
    <w:tmpl w:val="445939F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55196479"/>
    <w:multiLevelType w:val="multilevel"/>
    <w:tmpl w:val="551964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98DA6C4"/>
    <w:multiLevelType w:val="singleLevel"/>
    <w:tmpl w:val="598DA6C4"/>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59957A88"/>
    <w:multiLevelType w:val="multilevel"/>
    <w:tmpl w:val="59957A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6ECE8B8"/>
    <w:multiLevelType w:val="singleLevel"/>
    <w:tmpl w:val="66ECE8B8"/>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6959510A"/>
    <w:multiLevelType w:val="multilevel"/>
    <w:tmpl w:val="69595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96B70B6"/>
    <w:multiLevelType w:val="multilevel"/>
    <w:tmpl w:val="696B70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AA056CC"/>
    <w:multiLevelType w:val="multilevel"/>
    <w:tmpl w:val="6AA056C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6D6048FB"/>
    <w:multiLevelType w:val="multilevel"/>
    <w:tmpl w:val="6D6048FB"/>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E97586C"/>
    <w:multiLevelType w:val="multilevel"/>
    <w:tmpl w:val="6E9758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46B021D"/>
    <w:multiLevelType w:val="multilevel"/>
    <w:tmpl w:val="746B021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4D01C19"/>
    <w:multiLevelType w:val="multilevel"/>
    <w:tmpl w:val="74D01C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3343202">
    <w:abstractNumId w:val="2"/>
  </w:num>
  <w:num w:numId="2" w16cid:durableId="563492799">
    <w:abstractNumId w:val="22"/>
  </w:num>
  <w:num w:numId="3" w16cid:durableId="774399503">
    <w:abstractNumId w:val="8"/>
  </w:num>
  <w:num w:numId="4" w16cid:durableId="2107383335">
    <w:abstractNumId w:val="12"/>
  </w:num>
  <w:num w:numId="5" w16cid:durableId="925648060">
    <w:abstractNumId w:val="31"/>
  </w:num>
  <w:num w:numId="6" w16cid:durableId="2107193609">
    <w:abstractNumId w:val="3"/>
  </w:num>
  <w:num w:numId="7" w16cid:durableId="1860049851">
    <w:abstractNumId w:val="4"/>
  </w:num>
  <w:num w:numId="8" w16cid:durableId="229536894">
    <w:abstractNumId w:val="13"/>
  </w:num>
  <w:num w:numId="9" w16cid:durableId="586157891">
    <w:abstractNumId w:val="19"/>
  </w:num>
  <w:num w:numId="10" w16cid:durableId="521750808">
    <w:abstractNumId w:val="7"/>
  </w:num>
  <w:num w:numId="11" w16cid:durableId="2097707516">
    <w:abstractNumId w:val="0"/>
  </w:num>
  <w:num w:numId="12" w16cid:durableId="1361589763">
    <w:abstractNumId w:val="24"/>
  </w:num>
  <w:num w:numId="13" w16cid:durableId="1534612449">
    <w:abstractNumId w:val="27"/>
  </w:num>
  <w:num w:numId="14" w16cid:durableId="906767740">
    <w:abstractNumId w:val="29"/>
  </w:num>
  <w:num w:numId="15" w16cid:durableId="551112585">
    <w:abstractNumId w:val="15"/>
  </w:num>
  <w:num w:numId="16" w16cid:durableId="2066025274">
    <w:abstractNumId w:val="28"/>
  </w:num>
  <w:num w:numId="17" w16cid:durableId="360937990">
    <w:abstractNumId w:val="26"/>
  </w:num>
  <w:num w:numId="18" w16cid:durableId="1845972553">
    <w:abstractNumId w:val="25"/>
  </w:num>
  <w:num w:numId="19" w16cid:durableId="72089788">
    <w:abstractNumId w:val="18"/>
  </w:num>
  <w:num w:numId="20" w16cid:durableId="897547209">
    <w:abstractNumId w:val="21"/>
  </w:num>
  <w:num w:numId="21" w16cid:durableId="449666962">
    <w:abstractNumId w:val="14"/>
  </w:num>
  <w:num w:numId="22" w16cid:durableId="855655229">
    <w:abstractNumId w:val="32"/>
  </w:num>
  <w:num w:numId="23" w16cid:durableId="213007470">
    <w:abstractNumId w:val="17"/>
  </w:num>
  <w:num w:numId="24" w16cid:durableId="1823740161">
    <w:abstractNumId w:val="30"/>
  </w:num>
  <w:num w:numId="25" w16cid:durableId="154422451">
    <w:abstractNumId w:val="9"/>
  </w:num>
  <w:num w:numId="26" w16cid:durableId="188301654">
    <w:abstractNumId w:val="20"/>
  </w:num>
  <w:num w:numId="27" w16cid:durableId="659847625">
    <w:abstractNumId w:val="6"/>
  </w:num>
  <w:num w:numId="28" w16cid:durableId="1577126729">
    <w:abstractNumId w:val="23"/>
  </w:num>
  <w:num w:numId="29" w16cid:durableId="455569045">
    <w:abstractNumId w:val="1"/>
  </w:num>
  <w:num w:numId="30" w16cid:durableId="727147520">
    <w:abstractNumId w:val="16"/>
  </w:num>
  <w:num w:numId="31" w16cid:durableId="515000427">
    <w:abstractNumId w:val="11"/>
  </w:num>
  <w:num w:numId="32" w16cid:durableId="120534093">
    <w:abstractNumId w:val="10"/>
  </w:num>
  <w:num w:numId="33" w16cid:durableId="51250251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die">
    <w15:presenceInfo w15:providerId="None" w15:userId="Lindie"/>
  </w15:person>
  <w15:person w15:author="BISHOP">
    <w15:presenceInfo w15:providerId="None" w15:userId="BISHO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5677"/>
    <w:rsid w:val="00000068"/>
    <w:rsid w:val="00001654"/>
    <w:rsid w:val="000035C8"/>
    <w:rsid w:val="00006B20"/>
    <w:rsid w:val="00007903"/>
    <w:rsid w:val="00011EC9"/>
    <w:rsid w:val="000121AE"/>
    <w:rsid w:val="0001241A"/>
    <w:rsid w:val="00015A51"/>
    <w:rsid w:val="00015BA4"/>
    <w:rsid w:val="00016C9C"/>
    <w:rsid w:val="00017C45"/>
    <w:rsid w:val="000242A9"/>
    <w:rsid w:val="000252BC"/>
    <w:rsid w:val="00026997"/>
    <w:rsid w:val="00042483"/>
    <w:rsid w:val="00042A88"/>
    <w:rsid w:val="000465C3"/>
    <w:rsid w:val="0005033B"/>
    <w:rsid w:val="00055112"/>
    <w:rsid w:val="00056228"/>
    <w:rsid w:val="00056667"/>
    <w:rsid w:val="00056838"/>
    <w:rsid w:val="0005759A"/>
    <w:rsid w:val="000610C3"/>
    <w:rsid w:val="00062AE7"/>
    <w:rsid w:val="0006331E"/>
    <w:rsid w:val="00065865"/>
    <w:rsid w:val="0006724E"/>
    <w:rsid w:val="0007008A"/>
    <w:rsid w:val="00072DA5"/>
    <w:rsid w:val="0007437B"/>
    <w:rsid w:val="00075B9F"/>
    <w:rsid w:val="00083BFE"/>
    <w:rsid w:val="000975E7"/>
    <w:rsid w:val="000A3720"/>
    <w:rsid w:val="000A4830"/>
    <w:rsid w:val="000A6135"/>
    <w:rsid w:val="000A6A48"/>
    <w:rsid w:val="000B0318"/>
    <w:rsid w:val="000B6743"/>
    <w:rsid w:val="000C21CB"/>
    <w:rsid w:val="000C713C"/>
    <w:rsid w:val="000D2167"/>
    <w:rsid w:val="000D2A67"/>
    <w:rsid w:val="000D3453"/>
    <w:rsid w:val="000D712F"/>
    <w:rsid w:val="000D7EFF"/>
    <w:rsid w:val="000E194D"/>
    <w:rsid w:val="000E478E"/>
    <w:rsid w:val="000E5896"/>
    <w:rsid w:val="000E5E47"/>
    <w:rsid w:val="000F25B5"/>
    <w:rsid w:val="000F2665"/>
    <w:rsid w:val="000F2C7E"/>
    <w:rsid w:val="000F2C9B"/>
    <w:rsid w:val="000F4E1D"/>
    <w:rsid w:val="000F52BE"/>
    <w:rsid w:val="000F55C5"/>
    <w:rsid w:val="000F5B5A"/>
    <w:rsid w:val="000F5DB9"/>
    <w:rsid w:val="000F7560"/>
    <w:rsid w:val="00100CA7"/>
    <w:rsid w:val="001022DE"/>
    <w:rsid w:val="00102559"/>
    <w:rsid w:val="00103066"/>
    <w:rsid w:val="00104464"/>
    <w:rsid w:val="00107743"/>
    <w:rsid w:val="001101F9"/>
    <w:rsid w:val="001122FC"/>
    <w:rsid w:val="001141FE"/>
    <w:rsid w:val="00115D05"/>
    <w:rsid w:val="00122D25"/>
    <w:rsid w:val="00125945"/>
    <w:rsid w:val="001262AE"/>
    <w:rsid w:val="001278F7"/>
    <w:rsid w:val="00127DBD"/>
    <w:rsid w:val="00131360"/>
    <w:rsid w:val="001347DA"/>
    <w:rsid w:val="001446BE"/>
    <w:rsid w:val="00145F4D"/>
    <w:rsid w:val="00147D85"/>
    <w:rsid w:val="00150997"/>
    <w:rsid w:val="001512F3"/>
    <w:rsid w:val="001530A9"/>
    <w:rsid w:val="0015452A"/>
    <w:rsid w:val="0015469D"/>
    <w:rsid w:val="00154DEC"/>
    <w:rsid w:val="00154EA7"/>
    <w:rsid w:val="00155502"/>
    <w:rsid w:val="001605ED"/>
    <w:rsid w:val="00160ACF"/>
    <w:rsid w:val="00162AD4"/>
    <w:rsid w:val="00163BA9"/>
    <w:rsid w:val="00164BA9"/>
    <w:rsid w:val="00171673"/>
    <w:rsid w:val="00171AA6"/>
    <w:rsid w:val="00171FF6"/>
    <w:rsid w:val="001738F1"/>
    <w:rsid w:val="001778E9"/>
    <w:rsid w:val="00180E74"/>
    <w:rsid w:val="00180FF6"/>
    <w:rsid w:val="00183FED"/>
    <w:rsid w:val="00184DF6"/>
    <w:rsid w:val="00185EBD"/>
    <w:rsid w:val="0018636D"/>
    <w:rsid w:val="00186B0C"/>
    <w:rsid w:val="00190144"/>
    <w:rsid w:val="00191A6D"/>
    <w:rsid w:val="001965C6"/>
    <w:rsid w:val="00196824"/>
    <w:rsid w:val="00197975"/>
    <w:rsid w:val="001A0E6E"/>
    <w:rsid w:val="001A152D"/>
    <w:rsid w:val="001A236C"/>
    <w:rsid w:val="001A7FC0"/>
    <w:rsid w:val="001B01CD"/>
    <w:rsid w:val="001B2483"/>
    <w:rsid w:val="001B2916"/>
    <w:rsid w:val="001B4B29"/>
    <w:rsid w:val="001B613C"/>
    <w:rsid w:val="001B6EF2"/>
    <w:rsid w:val="001B6EFD"/>
    <w:rsid w:val="001C113A"/>
    <w:rsid w:val="001C2439"/>
    <w:rsid w:val="001C2AB0"/>
    <w:rsid w:val="001C2F6B"/>
    <w:rsid w:val="001C3A07"/>
    <w:rsid w:val="001C4B78"/>
    <w:rsid w:val="001C5B5D"/>
    <w:rsid w:val="001C6273"/>
    <w:rsid w:val="001D25C4"/>
    <w:rsid w:val="001D4A40"/>
    <w:rsid w:val="001D51C3"/>
    <w:rsid w:val="001D5C52"/>
    <w:rsid w:val="001D7004"/>
    <w:rsid w:val="001E143F"/>
    <w:rsid w:val="001E3B19"/>
    <w:rsid w:val="001E6D8C"/>
    <w:rsid w:val="001F1F14"/>
    <w:rsid w:val="001F3B72"/>
    <w:rsid w:val="001F5859"/>
    <w:rsid w:val="001F5E34"/>
    <w:rsid w:val="001F706A"/>
    <w:rsid w:val="00202DD2"/>
    <w:rsid w:val="00203DB7"/>
    <w:rsid w:val="00205C60"/>
    <w:rsid w:val="00211B72"/>
    <w:rsid w:val="00214B99"/>
    <w:rsid w:val="00214EE2"/>
    <w:rsid w:val="00216BB1"/>
    <w:rsid w:val="0021766B"/>
    <w:rsid w:val="002207CF"/>
    <w:rsid w:val="002210EE"/>
    <w:rsid w:val="00223D69"/>
    <w:rsid w:val="00223FA8"/>
    <w:rsid w:val="0022528B"/>
    <w:rsid w:val="00234135"/>
    <w:rsid w:val="002343C2"/>
    <w:rsid w:val="00234E73"/>
    <w:rsid w:val="00235A54"/>
    <w:rsid w:val="00237DDB"/>
    <w:rsid w:val="00243E64"/>
    <w:rsid w:val="00245CB2"/>
    <w:rsid w:val="00247279"/>
    <w:rsid w:val="00252860"/>
    <w:rsid w:val="00252997"/>
    <w:rsid w:val="002533F6"/>
    <w:rsid w:val="00253C7B"/>
    <w:rsid w:val="00253ED6"/>
    <w:rsid w:val="00254E2D"/>
    <w:rsid w:val="00254FCC"/>
    <w:rsid w:val="00256208"/>
    <w:rsid w:val="00257315"/>
    <w:rsid w:val="00257978"/>
    <w:rsid w:val="00261250"/>
    <w:rsid w:val="00263F94"/>
    <w:rsid w:val="002647B5"/>
    <w:rsid w:val="00265960"/>
    <w:rsid w:val="00266440"/>
    <w:rsid w:val="00267635"/>
    <w:rsid w:val="002723DC"/>
    <w:rsid w:val="00272665"/>
    <w:rsid w:val="00272AC2"/>
    <w:rsid w:val="00273426"/>
    <w:rsid w:val="0027422B"/>
    <w:rsid w:val="00274DBF"/>
    <w:rsid w:val="00274FCC"/>
    <w:rsid w:val="0027666D"/>
    <w:rsid w:val="00276C3B"/>
    <w:rsid w:val="00277D1E"/>
    <w:rsid w:val="00280E3E"/>
    <w:rsid w:val="00286031"/>
    <w:rsid w:val="00286E60"/>
    <w:rsid w:val="00290D45"/>
    <w:rsid w:val="00291721"/>
    <w:rsid w:val="00292082"/>
    <w:rsid w:val="0029268D"/>
    <w:rsid w:val="002955E2"/>
    <w:rsid w:val="00296189"/>
    <w:rsid w:val="002961CF"/>
    <w:rsid w:val="002966A6"/>
    <w:rsid w:val="002A130D"/>
    <w:rsid w:val="002A5FDC"/>
    <w:rsid w:val="002A680F"/>
    <w:rsid w:val="002B0F4F"/>
    <w:rsid w:val="002B1DA5"/>
    <w:rsid w:val="002B4144"/>
    <w:rsid w:val="002B7801"/>
    <w:rsid w:val="002C1F00"/>
    <w:rsid w:val="002C2304"/>
    <w:rsid w:val="002C7441"/>
    <w:rsid w:val="002D0C52"/>
    <w:rsid w:val="002D5105"/>
    <w:rsid w:val="002E0C44"/>
    <w:rsid w:val="002E1A56"/>
    <w:rsid w:val="002F1A49"/>
    <w:rsid w:val="002F3BCF"/>
    <w:rsid w:val="002F6C70"/>
    <w:rsid w:val="00300C56"/>
    <w:rsid w:val="00301FC4"/>
    <w:rsid w:val="00302DD4"/>
    <w:rsid w:val="003035D6"/>
    <w:rsid w:val="0030736B"/>
    <w:rsid w:val="00307E20"/>
    <w:rsid w:val="00311CAA"/>
    <w:rsid w:val="00312563"/>
    <w:rsid w:val="00312BB8"/>
    <w:rsid w:val="003149DE"/>
    <w:rsid w:val="00317C0E"/>
    <w:rsid w:val="0032069D"/>
    <w:rsid w:val="0032162D"/>
    <w:rsid w:val="00322106"/>
    <w:rsid w:val="00326027"/>
    <w:rsid w:val="00331BF2"/>
    <w:rsid w:val="00336B2A"/>
    <w:rsid w:val="00337C75"/>
    <w:rsid w:val="00341CCD"/>
    <w:rsid w:val="00342035"/>
    <w:rsid w:val="00347255"/>
    <w:rsid w:val="00347D03"/>
    <w:rsid w:val="0035096B"/>
    <w:rsid w:val="00357854"/>
    <w:rsid w:val="0035793A"/>
    <w:rsid w:val="00357B0E"/>
    <w:rsid w:val="00360C6B"/>
    <w:rsid w:val="00361708"/>
    <w:rsid w:val="00362B81"/>
    <w:rsid w:val="0036425B"/>
    <w:rsid w:val="00364C00"/>
    <w:rsid w:val="00364C02"/>
    <w:rsid w:val="0036518F"/>
    <w:rsid w:val="00366656"/>
    <w:rsid w:val="00366987"/>
    <w:rsid w:val="00366E4E"/>
    <w:rsid w:val="00367C02"/>
    <w:rsid w:val="00371A88"/>
    <w:rsid w:val="0037392D"/>
    <w:rsid w:val="00375E30"/>
    <w:rsid w:val="00376976"/>
    <w:rsid w:val="00377F8B"/>
    <w:rsid w:val="00382F3F"/>
    <w:rsid w:val="00383022"/>
    <w:rsid w:val="003843D6"/>
    <w:rsid w:val="00384E44"/>
    <w:rsid w:val="00385314"/>
    <w:rsid w:val="00386972"/>
    <w:rsid w:val="00387E48"/>
    <w:rsid w:val="00392356"/>
    <w:rsid w:val="00395677"/>
    <w:rsid w:val="0039590D"/>
    <w:rsid w:val="003A10E8"/>
    <w:rsid w:val="003A24F0"/>
    <w:rsid w:val="003A7475"/>
    <w:rsid w:val="003B2F5D"/>
    <w:rsid w:val="003B3E19"/>
    <w:rsid w:val="003B4B50"/>
    <w:rsid w:val="003B54BC"/>
    <w:rsid w:val="003C3477"/>
    <w:rsid w:val="003C6992"/>
    <w:rsid w:val="003D1D10"/>
    <w:rsid w:val="003D1E24"/>
    <w:rsid w:val="003D2CE1"/>
    <w:rsid w:val="003D3026"/>
    <w:rsid w:val="003D4ACC"/>
    <w:rsid w:val="003D4BE7"/>
    <w:rsid w:val="003D7583"/>
    <w:rsid w:val="003D7ABB"/>
    <w:rsid w:val="003E11D5"/>
    <w:rsid w:val="003E16E6"/>
    <w:rsid w:val="003E40F6"/>
    <w:rsid w:val="003E791B"/>
    <w:rsid w:val="003F55EA"/>
    <w:rsid w:val="003F6EFA"/>
    <w:rsid w:val="003F7CFE"/>
    <w:rsid w:val="0040047A"/>
    <w:rsid w:val="00401537"/>
    <w:rsid w:val="00401C87"/>
    <w:rsid w:val="00405770"/>
    <w:rsid w:val="00410053"/>
    <w:rsid w:val="00410286"/>
    <w:rsid w:val="00410F04"/>
    <w:rsid w:val="00411B3E"/>
    <w:rsid w:val="004120D8"/>
    <w:rsid w:val="00414368"/>
    <w:rsid w:val="004158D7"/>
    <w:rsid w:val="004163BF"/>
    <w:rsid w:val="00417CAF"/>
    <w:rsid w:val="00420072"/>
    <w:rsid w:val="00422106"/>
    <w:rsid w:val="0042385B"/>
    <w:rsid w:val="00424965"/>
    <w:rsid w:val="00433DF8"/>
    <w:rsid w:val="00433E24"/>
    <w:rsid w:val="00435B85"/>
    <w:rsid w:val="00436BC5"/>
    <w:rsid w:val="00436E07"/>
    <w:rsid w:val="00442BAC"/>
    <w:rsid w:val="00443796"/>
    <w:rsid w:val="00450B19"/>
    <w:rsid w:val="0045148D"/>
    <w:rsid w:val="0045207D"/>
    <w:rsid w:val="004523AD"/>
    <w:rsid w:val="00452703"/>
    <w:rsid w:val="004538C2"/>
    <w:rsid w:val="0045732D"/>
    <w:rsid w:val="00461A2A"/>
    <w:rsid w:val="00465CEF"/>
    <w:rsid w:val="00472A0B"/>
    <w:rsid w:val="00472C0C"/>
    <w:rsid w:val="004734D0"/>
    <w:rsid w:val="00474EAD"/>
    <w:rsid w:val="00475065"/>
    <w:rsid w:val="004756B7"/>
    <w:rsid w:val="004802C5"/>
    <w:rsid w:val="0048133E"/>
    <w:rsid w:val="0048229A"/>
    <w:rsid w:val="00482E7F"/>
    <w:rsid w:val="004868B0"/>
    <w:rsid w:val="00486AEE"/>
    <w:rsid w:val="00486FE6"/>
    <w:rsid w:val="0048737F"/>
    <w:rsid w:val="004946F3"/>
    <w:rsid w:val="00494B95"/>
    <w:rsid w:val="00495E67"/>
    <w:rsid w:val="00495FEB"/>
    <w:rsid w:val="004961A5"/>
    <w:rsid w:val="004A1C34"/>
    <w:rsid w:val="004A1DDA"/>
    <w:rsid w:val="004A3665"/>
    <w:rsid w:val="004A5BC1"/>
    <w:rsid w:val="004A6E46"/>
    <w:rsid w:val="004A7672"/>
    <w:rsid w:val="004B2AD3"/>
    <w:rsid w:val="004B386F"/>
    <w:rsid w:val="004B5384"/>
    <w:rsid w:val="004B60CF"/>
    <w:rsid w:val="004B6355"/>
    <w:rsid w:val="004C2A2C"/>
    <w:rsid w:val="004C3DDF"/>
    <w:rsid w:val="004C4E45"/>
    <w:rsid w:val="004C6DB3"/>
    <w:rsid w:val="004D3048"/>
    <w:rsid w:val="004D33B7"/>
    <w:rsid w:val="004D573A"/>
    <w:rsid w:val="004D5D73"/>
    <w:rsid w:val="004D6B27"/>
    <w:rsid w:val="004D6CB6"/>
    <w:rsid w:val="004D7C4F"/>
    <w:rsid w:val="004E3395"/>
    <w:rsid w:val="004E65E3"/>
    <w:rsid w:val="004E7713"/>
    <w:rsid w:val="004F135C"/>
    <w:rsid w:val="004F1E11"/>
    <w:rsid w:val="004F42F7"/>
    <w:rsid w:val="004F64FF"/>
    <w:rsid w:val="004F6A1D"/>
    <w:rsid w:val="00500791"/>
    <w:rsid w:val="00500B16"/>
    <w:rsid w:val="00502375"/>
    <w:rsid w:val="00504E1D"/>
    <w:rsid w:val="00514047"/>
    <w:rsid w:val="00514079"/>
    <w:rsid w:val="0051777E"/>
    <w:rsid w:val="005219B2"/>
    <w:rsid w:val="00521A0F"/>
    <w:rsid w:val="00523FE0"/>
    <w:rsid w:val="005264AE"/>
    <w:rsid w:val="005304C6"/>
    <w:rsid w:val="0053057B"/>
    <w:rsid w:val="0053450F"/>
    <w:rsid w:val="0053576E"/>
    <w:rsid w:val="00537456"/>
    <w:rsid w:val="005415E4"/>
    <w:rsid w:val="0054503C"/>
    <w:rsid w:val="00555CC5"/>
    <w:rsid w:val="00556080"/>
    <w:rsid w:val="00561464"/>
    <w:rsid w:val="00561B76"/>
    <w:rsid w:val="00565412"/>
    <w:rsid w:val="00565D39"/>
    <w:rsid w:val="00565E71"/>
    <w:rsid w:val="005669AC"/>
    <w:rsid w:val="00571D20"/>
    <w:rsid w:val="00573089"/>
    <w:rsid w:val="005778C3"/>
    <w:rsid w:val="00580044"/>
    <w:rsid w:val="00581536"/>
    <w:rsid w:val="005839EC"/>
    <w:rsid w:val="0058419E"/>
    <w:rsid w:val="00584632"/>
    <w:rsid w:val="00586662"/>
    <w:rsid w:val="00594086"/>
    <w:rsid w:val="005A288E"/>
    <w:rsid w:val="005A4B8E"/>
    <w:rsid w:val="005A56B2"/>
    <w:rsid w:val="005B148F"/>
    <w:rsid w:val="005B30AA"/>
    <w:rsid w:val="005B459C"/>
    <w:rsid w:val="005B71F8"/>
    <w:rsid w:val="005C2D83"/>
    <w:rsid w:val="005C4943"/>
    <w:rsid w:val="005D1B2A"/>
    <w:rsid w:val="005D2B9A"/>
    <w:rsid w:val="005D3400"/>
    <w:rsid w:val="005D3FC6"/>
    <w:rsid w:val="005E0691"/>
    <w:rsid w:val="005E272E"/>
    <w:rsid w:val="005E4CAE"/>
    <w:rsid w:val="005F0823"/>
    <w:rsid w:val="005F0CD3"/>
    <w:rsid w:val="005F1258"/>
    <w:rsid w:val="005F178B"/>
    <w:rsid w:val="005F1AEA"/>
    <w:rsid w:val="005F1EFD"/>
    <w:rsid w:val="005F2B85"/>
    <w:rsid w:val="005F4AF1"/>
    <w:rsid w:val="005F4E46"/>
    <w:rsid w:val="005F4F25"/>
    <w:rsid w:val="005F669B"/>
    <w:rsid w:val="006011C7"/>
    <w:rsid w:val="00602E8C"/>
    <w:rsid w:val="0060430D"/>
    <w:rsid w:val="0060774A"/>
    <w:rsid w:val="00614F53"/>
    <w:rsid w:val="0061538A"/>
    <w:rsid w:val="006236DF"/>
    <w:rsid w:val="00624870"/>
    <w:rsid w:val="00631F19"/>
    <w:rsid w:val="006345E4"/>
    <w:rsid w:val="00634C95"/>
    <w:rsid w:val="00635288"/>
    <w:rsid w:val="0063677D"/>
    <w:rsid w:val="00636856"/>
    <w:rsid w:val="00637951"/>
    <w:rsid w:val="00640773"/>
    <w:rsid w:val="006479F1"/>
    <w:rsid w:val="00655E08"/>
    <w:rsid w:val="00655E1E"/>
    <w:rsid w:val="00657EDE"/>
    <w:rsid w:val="00660A52"/>
    <w:rsid w:val="00660CEE"/>
    <w:rsid w:val="0066131B"/>
    <w:rsid w:val="00662E34"/>
    <w:rsid w:val="00665340"/>
    <w:rsid w:val="006706C4"/>
    <w:rsid w:val="006707C1"/>
    <w:rsid w:val="006821A5"/>
    <w:rsid w:val="00683802"/>
    <w:rsid w:val="006845EE"/>
    <w:rsid w:val="00684A95"/>
    <w:rsid w:val="006859C1"/>
    <w:rsid w:val="006860EC"/>
    <w:rsid w:val="00694462"/>
    <w:rsid w:val="00696109"/>
    <w:rsid w:val="0069665B"/>
    <w:rsid w:val="006966AB"/>
    <w:rsid w:val="006A0616"/>
    <w:rsid w:val="006A5016"/>
    <w:rsid w:val="006B1556"/>
    <w:rsid w:val="006B568A"/>
    <w:rsid w:val="006B6AF2"/>
    <w:rsid w:val="006B71FE"/>
    <w:rsid w:val="006C0C30"/>
    <w:rsid w:val="006C4312"/>
    <w:rsid w:val="006C5682"/>
    <w:rsid w:val="006C6F2D"/>
    <w:rsid w:val="006D45A9"/>
    <w:rsid w:val="006D4E68"/>
    <w:rsid w:val="006D502F"/>
    <w:rsid w:val="006D714E"/>
    <w:rsid w:val="006E020E"/>
    <w:rsid w:val="006E03A5"/>
    <w:rsid w:val="006E081B"/>
    <w:rsid w:val="006E6106"/>
    <w:rsid w:val="006F6A75"/>
    <w:rsid w:val="006F764A"/>
    <w:rsid w:val="00700EC6"/>
    <w:rsid w:val="00702A16"/>
    <w:rsid w:val="007079F2"/>
    <w:rsid w:val="0071388F"/>
    <w:rsid w:val="00715328"/>
    <w:rsid w:val="00716DF7"/>
    <w:rsid w:val="00721C14"/>
    <w:rsid w:val="00727A59"/>
    <w:rsid w:val="00732A28"/>
    <w:rsid w:val="00734BA0"/>
    <w:rsid w:val="00735151"/>
    <w:rsid w:val="007365BF"/>
    <w:rsid w:val="00737AAB"/>
    <w:rsid w:val="00742FEF"/>
    <w:rsid w:val="00744357"/>
    <w:rsid w:val="007464C6"/>
    <w:rsid w:val="00751EAE"/>
    <w:rsid w:val="007527D2"/>
    <w:rsid w:val="00752C75"/>
    <w:rsid w:val="00756B0D"/>
    <w:rsid w:val="00757349"/>
    <w:rsid w:val="00757732"/>
    <w:rsid w:val="00760C59"/>
    <w:rsid w:val="00761499"/>
    <w:rsid w:val="00761C36"/>
    <w:rsid w:val="007636AC"/>
    <w:rsid w:val="007652F7"/>
    <w:rsid w:val="00771CC1"/>
    <w:rsid w:val="007750EB"/>
    <w:rsid w:val="00776F19"/>
    <w:rsid w:val="00781973"/>
    <w:rsid w:val="007856A3"/>
    <w:rsid w:val="00787153"/>
    <w:rsid w:val="00790469"/>
    <w:rsid w:val="00791ECF"/>
    <w:rsid w:val="007922D0"/>
    <w:rsid w:val="0079470F"/>
    <w:rsid w:val="00796744"/>
    <w:rsid w:val="007973E0"/>
    <w:rsid w:val="007A2950"/>
    <w:rsid w:val="007A2EA6"/>
    <w:rsid w:val="007A64D9"/>
    <w:rsid w:val="007A7E23"/>
    <w:rsid w:val="007B0083"/>
    <w:rsid w:val="007B0D9C"/>
    <w:rsid w:val="007B2982"/>
    <w:rsid w:val="007B424D"/>
    <w:rsid w:val="007B712F"/>
    <w:rsid w:val="007C1A14"/>
    <w:rsid w:val="007C1DCC"/>
    <w:rsid w:val="007C28F0"/>
    <w:rsid w:val="007C3E64"/>
    <w:rsid w:val="007C4E22"/>
    <w:rsid w:val="007C5901"/>
    <w:rsid w:val="007C70C7"/>
    <w:rsid w:val="007C7E66"/>
    <w:rsid w:val="007D31AA"/>
    <w:rsid w:val="007D5978"/>
    <w:rsid w:val="007D5B98"/>
    <w:rsid w:val="007D6A0F"/>
    <w:rsid w:val="007D700C"/>
    <w:rsid w:val="007E0DD8"/>
    <w:rsid w:val="007E5794"/>
    <w:rsid w:val="007E5A1F"/>
    <w:rsid w:val="007F1C1B"/>
    <w:rsid w:val="007F5D72"/>
    <w:rsid w:val="007F70A9"/>
    <w:rsid w:val="007F7C50"/>
    <w:rsid w:val="00803ADF"/>
    <w:rsid w:val="008115CF"/>
    <w:rsid w:val="00811F77"/>
    <w:rsid w:val="00812229"/>
    <w:rsid w:val="008123A8"/>
    <w:rsid w:val="00812E28"/>
    <w:rsid w:val="0081673D"/>
    <w:rsid w:val="00816766"/>
    <w:rsid w:val="00821F17"/>
    <w:rsid w:val="008255FE"/>
    <w:rsid w:val="008258B4"/>
    <w:rsid w:val="00825C62"/>
    <w:rsid w:val="00826CF2"/>
    <w:rsid w:val="0082788E"/>
    <w:rsid w:val="00830A98"/>
    <w:rsid w:val="00832AB9"/>
    <w:rsid w:val="00833F89"/>
    <w:rsid w:val="0083686C"/>
    <w:rsid w:val="00842CE7"/>
    <w:rsid w:val="00844426"/>
    <w:rsid w:val="00845A7A"/>
    <w:rsid w:val="00847E6B"/>
    <w:rsid w:val="00854B09"/>
    <w:rsid w:val="00854E19"/>
    <w:rsid w:val="0085721F"/>
    <w:rsid w:val="00861598"/>
    <w:rsid w:val="0086414D"/>
    <w:rsid w:val="008649D1"/>
    <w:rsid w:val="008657CE"/>
    <w:rsid w:val="00872F33"/>
    <w:rsid w:val="008759CA"/>
    <w:rsid w:val="00880206"/>
    <w:rsid w:val="00881BE0"/>
    <w:rsid w:val="00881D43"/>
    <w:rsid w:val="008833C9"/>
    <w:rsid w:val="00885DA6"/>
    <w:rsid w:val="00886D21"/>
    <w:rsid w:val="00887911"/>
    <w:rsid w:val="00893DDF"/>
    <w:rsid w:val="008A1A95"/>
    <w:rsid w:val="008A4082"/>
    <w:rsid w:val="008A436E"/>
    <w:rsid w:val="008A4C74"/>
    <w:rsid w:val="008A70EE"/>
    <w:rsid w:val="008B0062"/>
    <w:rsid w:val="008B01F6"/>
    <w:rsid w:val="008B25F9"/>
    <w:rsid w:val="008B2719"/>
    <w:rsid w:val="008B2C9B"/>
    <w:rsid w:val="008B5B67"/>
    <w:rsid w:val="008B5BBE"/>
    <w:rsid w:val="008B690B"/>
    <w:rsid w:val="008C067D"/>
    <w:rsid w:val="008C0B24"/>
    <w:rsid w:val="008C10A8"/>
    <w:rsid w:val="008C59C0"/>
    <w:rsid w:val="008C681A"/>
    <w:rsid w:val="008C6AD0"/>
    <w:rsid w:val="008C7659"/>
    <w:rsid w:val="008D34C7"/>
    <w:rsid w:val="008E1B4F"/>
    <w:rsid w:val="008E262F"/>
    <w:rsid w:val="008E435B"/>
    <w:rsid w:val="008E6D9C"/>
    <w:rsid w:val="008F0F0C"/>
    <w:rsid w:val="008F3169"/>
    <w:rsid w:val="008F31C1"/>
    <w:rsid w:val="008F373A"/>
    <w:rsid w:val="008F3E24"/>
    <w:rsid w:val="008F3F34"/>
    <w:rsid w:val="008F4405"/>
    <w:rsid w:val="008F5004"/>
    <w:rsid w:val="008F591C"/>
    <w:rsid w:val="008F617B"/>
    <w:rsid w:val="008F6E9F"/>
    <w:rsid w:val="008F739C"/>
    <w:rsid w:val="0090077A"/>
    <w:rsid w:val="00902501"/>
    <w:rsid w:val="00902EC1"/>
    <w:rsid w:val="00906429"/>
    <w:rsid w:val="00907205"/>
    <w:rsid w:val="00917EB0"/>
    <w:rsid w:val="00923EEE"/>
    <w:rsid w:val="00926E8D"/>
    <w:rsid w:val="00930630"/>
    <w:rsid w:val="009408F6"/>
    <w:rsid w:val="00945B08"/>
    <w:rsid w:val="0094653E"/>
    <w:rsid w:val="00946FCE"/>
    <w:rsid w:val="00951DF0"/>
    <w:rsid w:val="009555E3"/>
    <w:rsid w:val="00971963"/>
    <w:rsid w:val="00974F1D"/>
    <w:rsid w:val="0097501A"/>
    <w:rsid w:val="00975EC2"/>
    <w:rsid w:val="00977AFD"/>
    <w:rsid w:val="009821B1"/>
    <w:rsid w:val="009913B6"/>
    <w:rsid w:val="00991C16"/>
    <w:rsid w:val="00994D3A"/>
    <w:rsid w:val="00994DF4"/>
    <w:rsid w:val="00995112"/>
    <w:rsid w:val="009955DB"/>
    <w:rsid w:val="009A28D6"/>
    <w:rsid w:val="009A3D25"/>
    <w:rsid w:val="009A4A57"/>
    <w:rsid w:val="009A5532"/>
    <w:rsid w:val="009B0A5D"/>
    <w:rsid w:val="009B3D94"/>
    <w:rsid w:val="009B5A21"/>
    <w:rsid w:val="009B5A5D"/>
    <w:rsid w:val="009B6B42"/>
    <w:rsid w:val="009B7CEC"/>
    <w:rsid w:val="009C512C"/>
    <w:rsid w:val="009C6313"/>
    <w:rsid w:val="009D1181"/>
    <w:rsid w:val="009D2623"/>
    <w:rsid w:val="009D3BA6"/>
    <w:rsid w:val="009D431F"/>
    <w:rsid w:val="009D6DFC"/>
    <w:rsid w:val="009E7F5C"/>
    <w:rsid w:val="009F03FB"/>
    <w:rsid w:val="009F3970"/>
    <w:rsid w:val="009F56AD"/>
    <w:rsid w:val="00A0614E"/>
    <w:rsid w:val="00A13173"/>
    <w:rsid w:val="00A13591"/>
    <w:rsid w:val="00A13630"/>
    <w:rsid w:val="00A13909"/>
    <w:rsid w:val="00A149A9"/>
    <w:rsid w:val="00A15093"/>
    <w:rsid w:val="00A1646C"/>
    <w:rsid w:val="00A179C8"/>
    <w:rsid w:val="00A20E6B"/>
    <w:rsid w:val="00A225B1"/>
    <w:rsid w:val="00A22A7B"/>
    <w:rsid w:val="00A2764B"/>
    <w:rsid w:val="00A32A0A"/>
    <w:rsid w:val="00A33250"/>
    <w:rsid w:val="00A33814"/>
    <w:rsid w:val="00A33B2A"/>
    <w:rsid w:val="00A351FE"/>
    <w:rsid w:val="00A42F67"/>
    <w:rsid w:val="00A4641C"/>
    <w:rsid w:val="00A551CC"/>
    <w:rsid w:val="00A565C3"/>
    <w:rsid w:val="00A63C98"/>
    <w:rsid w:val="00A65C85"/>
    <w:rsid w:val="00A66E2D"/>
    <w:rsid w:val="00A67338"/>
    <w:rsid w:val="00A70107"/>
    <w:rsid w:val="00A706DD"/>
    <w:rsid w:val="00A71692"/>
    <w:rsid w:val="00A720FD"/>
    <w:rsid w:val="00A74E3C"/>
    <w:rsid w:val="00A74E50"/>
    <w:rsid w:val="00A80C7A"/>
    <w:rsid w:val="00A81625"/>
    <w:rsid w:val="00A81D05"/>
    <w:rsid w:val="00A8267C"/>
    <w:rsid w:val="00A82875"/>
    <w:rsid w:val="00A847B3"/>
    <w:rsid w:val="00A85587"/>
    <w:rsid w:val="00A9541E"/>
    <w:rsid w:val="00A96877"/>
    <w:rsid w:val="00A96D9D"/>
    <w:rsid w:val="00AA1EE0"/>
    <w:rsid w:val="00AA36ED"/>
    <w:rsid w:val="00AA6B23"/>
    <w:rsid w:val="00AA73EE"/>
    <w:rsid w:val="00AB07E0"/>
    <w:rsid w:val="00AB1162"/>
    <w:rsid w:val="00AB1563"/>
    <w:rsid w:val="00AB2294"/>
    <w:rsid w:val="00AB2E56"/>
    <w:rsid w:val="00AB34EE"/>
    <w:rsid w:val="00AB54F7"/>
    <w:rsid w:val="00AB6990"/>
    <w:rsid w:val="00AB770E"/>
    <w:rsid w:val="00AC0B6A"/>
    <w:rsid w:val="00AC2876"/>
    <w:rsid w:val="00AC3808"/>
    <w:rsid w:val="00AC6378"/>
    <w:rsid w:val="00AC69FE"/>
    <w:rsid w:val="00AD2051"/>
    <w:rsid w:val="00AD27F9"/>
    <w:rsid w:val="00AD3E7F"/>
    <w:rsid w:val="00AD4381"/>
    <w:rsid w:val="00AD480E"/>
    <w:rsid w:val="00AD5FE2"/>
    <w:rsid w:val="00AE0FDC"/>
    <w:rsid w:val="00AE1937"/>
    <w:rsid w:val="00AE1C5C"/>
    <w:rsid w:val="00AE34F0"/>
    <w:rsid w:val="00AE3B26"/>
    <w:rsid w:val="00AF089F"/>
    <w:rsid w:val="00AF2B9C"/>
    <w:rsid w:val="00AF389A"/>
    <w:rsid w:val="00AF5978"/>
    <w:rsid w:val="00B003B1"/>
    <w:rsid w:val="00B0300C"/>
    <w:rsid w:val="00B0391C"/>
    <w:rsid w:val="00B049FF"/>
    <w:rsid w:val="00B06C82"/>
    <w:rsid w:val="00B111DB"/>
    <w:rsid w:val="00B21183"/>
    <w:rsid w:val="00B22B14"/>
    <w:rsid w:val="00B23474"/>
    <w:rsid w:val="00B24068"/>
    <w:rsid w:val="00B25118"/>
    <w:rsid w:val="00B269A9"/>
    <w:rsid w:val="00B31D61"/>
    <w:rsid w:val="00B40715"/>
    <w:rsid w:val="00B40CC4"/>
    <w:rsid w:val="00B46FDC"/>
    <w:rsid w:val="00B47D6B"/>
    <w:rsid w:val="00B510D9"/>
    <w:rsid w:val="00B56C4A"/>
    <w:rsid w:val="00B634DB"/>
    <w:rsid w:val="00B67264"/>
    <w:rsid w:val="00B70FDC"/>
    <w:rsid w:val="00B75570"/>
    <w:rsid w:val="00B75FF6"/>
    <w:rsid w:val="00B80461"/>
    <w:rsid w:val="00B811F2"/>
    <w:rsid w:val="00B824CD"/>
    <w:rsid w:val="00B84EBF"/>
    <w:rsid w:val="00B854DF"/>
    <w:rsid w:val="00B878EA"/>
    <w:rsid w:val="00B92F11"/>
    <w:rsid w:val="00B947C3"/>
    <w:rsid w:val="00B94D6F"/>
    <w:rsid w:val="00B96CCB"/>
    <w:rsid w:val="00BA5A12"/>
    <w:rsid w:val="00BA78C6"/>
    <w:rsid w:val="00BB4912"/>
    <w:rsid w:val="00BB54A9"/>
    <w:rsid w:val="00BB6A2C"/>
    <w:rsid w:val="00BB7891"/>
    <w:rsid w:val="00BC187C"/>
    <w:rsid w:val="00BC195A"/>
    <w:rsid w:val="00BC24CB"/>
    <w:rsid w:val="00BC4068"/>
    <w:rsid w:val="00BD03B2"/>
    <w:rsid w:val="00BD2769"/>
    <w:rsid w:val="00BD2EB3"/>
    <w:rsid w:val="00BD3565"/>
    <w:rsid w:val="00BD411F"/>
    <w:rsid w:val="00BD5E43"/>
    <w:rsid w:val="00BD6117"/>
    <w:rsid w:val="00BD7DEA"/>
    <w:rsid w:val="00BE0A51"/>
    <w:rsid w:val="00BE1329"/>
    <w:rsid w:val="00BF2318"/>
    <w:rsid w:val="00C00B20"/>
    <w:rsid w:val="00C011AD"/>
    <w:rsid w:val="00C0124D"/>
    <w:rsid w:val="00C015EA"/>
    <w:rsid w:val="00C05DAB"/>
    <w:rsid w:val="00C07D15"/>
    <w:rsid w:val="00C100E7"/>
    <w:rsid w:val="00C15290"/>
    <w:rsid w:val="00C15AF1"/>
    <w:rsid w:val="00C16368"/>
    <w:rsid w:val="00C2232C"/>
    <w:rsid w:val="00C22FC9"/>
    <w:rsid w:val="00C23C18"/>
    <w:rsid w:val="00C24866"/>
    <w:rsid w:val="00C26592"/>
    <w:rsid w:val="00C27F5D"/>
    <w:rsid w:val="00C342D0"/>
    <w:rsid w:val="00C342F1"/>
    <w:rsid w:val="00C36B65"/>
    <w:rsid w:val="00C43140"/>
    <w:rsid w:val="00C441C7"/>
    <w:rsid w:val="00C45562"/>
    <w:rsid w:val="00C50D54"/>
    <w:rsid w:val="00C53496"/>
    <w:rsid w:val="00C53556"/>
    <w:rsid w:val="00C56FF8"/>
    <w:rsid w:val="00C60D0F"/>
    <w:rsid w:val="00C645A4"/>
    <w:rsid w:val="00C666C8"/>
    <w:rsid w:val="00C67615"/>
    <w:rsid w:val="00C7153A"/>
    <w:rsid w:val="00C72031"/>
    <w:rsid w:val="00C745C7"/>
    <w:rsid w:val="00C74B8F"/>
    <w:rsid w:val="00C8054C"/>
    <w:rsid w:val="00C80E83"/>
    <w:rsid w:val="00C83FE1"/>
    <w:rsid w:val="00C84A9F"/>
    <w:rsid w:val="00C8597A"/>
    <w:rsid w:val="00C85CAF"/>
    <w:rsid w:val="00C86792"/>
    <w:rsid w:val="00C87445"/>
    <w:rsid w:val="00C9192D"/>
    <w:rsid w:val="00CA111B"/>
    <w:rsid w:val="00CA1A82"/>
    <w:rsid w:val="00CA28CC"/>
    <w:rsid w:val="00CA3C08"/>
    <w:rsid w:val="00CA54F3"/>
    <w:rsid w:val="00CA5DB4"/>
    <w:rsid w:val="00CA6379"/>
    <w:rsid w:val="00CB030D"/>
    <w:rsid w:val="00CB5292"/>
    <w:rsid w:val="00CC3D07"/>
    <w:rsid w:val="00CC4DB7"/>
    <w:rsid w:val="00CC7DBA"/>
    <w:rsid w:val="00CD0CE2"/>
    <w:rsid w:val="00CD5148"/>
    <w:rsid w:val="00CD650C"/>
    <w:rsid w:val="00CE4306"/>
    <w:rsid w:val="00CE670A"/>
    <w:rsid w:val="00CE6E0B"/>
    <w:rsid w:val="00CF0133"/>
    <w:rsid w:val="00CF6919"/>
    <w:rsid w:val="00D00948"/>
    <w:rsid w:val="00D00A9D"/>
    <w:rsid w:val="00D03A90"/>
    <w:rsid w:val="00D048D9"/>
    <w:rsid w:val="00D05900"/>
    <w:rsid w:val="00D07CF1"/>
    <w:rsid w:val="00D10580"/>
    <w:rsid w:val="00D108A7"/>
    <w:rsid w:val="00D11C94"/>
    <w:rsid w:val="00D12609"/>
    <w:rsid w:val="00D137FD"/>
    <w:rsid w:val="00D16353"/>
    <w:rsid w:val="00D20EB0"/>
    <w:rsid w:val="00D25108"/>
    <w:rsid w:val="00D26879"/>
    <w:rsid w:val="00D274CA"/>
    <w:rsid w:val="00D30CCB"/>
    <w:rsid w:val="00D31083"/>
    <w:rsid w:val="00D3167B"/>
    <w:rsid w:val="00D33FCF"/>
    <w:rsid w:val="00D3411C"/>
    <w:rsid w:val="00D36239"/>
    <w:rsid w:val="00D36CCC"/>
    <w:rsid w:val="00D404FE"/>
    <w:rsid w:val="00D424DA"/>
    <w:rsid w:val="00D42A64"/>
    <w:rsid w:val="00D4364A"/>
    <w:rsid w:val="00D455C5"/>
    <w:rsid w:val="00D46412"/>
    <w:rsid w:val="00D50819"/>
    <w:rsid w:val="00D50DE7"/>
    <w:rsid w:val="00D5170C"/>
    <w:rsid w:val="00D5237D"/>
    <w:rsid w:val="00D54484"/>
    <w:rsid w:val="00D55AF9"/>
    <w:rsid w:val="00D564CB"/>
    <w:rsid w:val="00D56C15"/>
    <w:rsid w:val="00D5735A"/>
    <w:rsid w:val="00D60700"/>
    <w:rsid w:val="00D61DAC"/>
    <w:rsid w:val="00D62FE6"/>
    <w:rsid w:val="00D639A2"/>
    <w:rsid w:val="00D64481"/>
    <w:rsid w:val="00D64B66"/>
    <w:rsid w:val="00D66E0F"/>
    <w:rsid w:val="00D70476"/>
    <w:rsid w:val="00D71EBD"/>
    <w:rsid w:val="00D73C1D"/>
    <w:rsid w:val="00D74300"/>
    <w:rsid w:val="00D76FE8"/>
    <w:rsid w:val="00D772E8"/>
    <w:rsid w:val="00D85E5A"/>
    <w:rsid w:val="00D923E3"/>
    <w:rsid w:val="00D93483"/>
    <w:rsid w:val="00D94E01"/>
    <w:rsid w:val="00D9726D"/>
    <w:rsid w:val="00DA18F6"/>
    <w:rsid w:val="00DA7040"/>
    <w:rsid w:val="00DA7AFB"/>
    <w:rsid w:val="00DB0301"/>
    <w:rsid w:val="00DB110A"/>
    <w:rsid w:val="00DB12C2"/>
    <w:rsid w:val="00DB1D79"/>
    <w:rsid w:val="00DB38B8"/>
    <w:rsid w:val="00DB429A"/>
    <w:rsid w:val="00DB6EF4"/>
    <w:rsid w:val="00DB7E59"/>
    <w:rsid w:val="00DC144A"/>
    <w:rsid w:val="00DC2CE7"/>
    <w:rsid w:val="00DC3A7E"/>
    <w:rsid w:val="00DC4359"/>
    <w:rsid w:val="00DD781C"/>
    <w:rsid w:val="00DE45A5"/>
    <w:rsid w:val="00DE46C5"/>
    <w:rsid w:val="00DE6A0E"/>
    <w:rsid w:val="00DE71BC"/>
    <w:rsid w:val="00DF0E0E"/>
    <w:rsid w:val="00DF3F96"/>
    <w:rsid w:val="00DF642E"/>
    <w:rsid w:val="00DF6E2F"/>
    <w:rsid w:val="00DF758D"/>
    <w:rsid w:val="00E00AFB"/>
    <w:rsid w:val="00E041DE"/>
    <w:rsid w:val="00E047DD"/>
    <w:rsid w:val="00E07BB8"/>
    <w:rsid w:val="00E11216"/>
    <w:rsid w:val="00E13FD0"/>
    <w:rsid w:val="00E1479A"/>
    <w:rsid w:val="00E15D00"/>
    <w:rsid w:val="00E2272F"/>
    <w:rsid w:val="00E30CF7"/>
    <w:rsid w:val="00E310A4"/>
    <w:rsid w:val="00E317E0"/>
    <w:rsid w:val="00E319EF"/>
    <w:rsid w:val="00E31DB9"/>
    <w:rsid w:val="00E3292E"/>
    <w:rsid w:val="00E33879"/>
    <w:rsid w:val="00E33EA1"/>
    <w:rsid w:val="00E35A97"/>
    <w:rsid w:val="00E368F2"/>
    <w:rsid w:val="00E40BE8"/>
    <w:rsid w:val="00E40DF7"/>
    <w:rsid w:val="00E41A0E"/>
    <w:rsid w:val="00E4325A"/>
    <w:rsid w:val="00E43E0E"/>
    <w:rsid w:val="00E43F7C"/>
    <w:rsid w:val="00E477EA"/>
    <w:rsid w:val="00E47EB0"/>
    <w:rsid w:val="00E54A13"/>
    <w:rsid w:val="00E5669D"/>
    <w:rsid w:val="00E6040B"/>
    <w:rsid w:val="00E63E2B"/>
    <w:rsid w:val="00E65FEB"/>
    <w:rsid w:val="00E738CD"/>
    <w:rsid w:val="00E75BA1"/>
    <w:rsid w:val="00E7667C"/>
    <w:rsid w:val="00E76C56"/>
    <w:rsid w:val="00E77A92"/>
    <w:rsid w:val="00E81086"/>
    <w:rsid w:val="00E81897"/>
    <w:rsid w:val="00E8466A"/>
    <w:rsid w:val="00E85FF7"/>
    <w:rsid w:val="00E874F1"/>
    <w:rsid w:val="00E9044F"/>
    <w:rsid w:val="00E95ED5"/>
    <w:rsid w:val="00E96658"/>
    <w:rsid w:val="00E96E15"/>
    <w:rsid w:val="00EA0D0E"/>
    <w:rsid w:val="00EA3A1C"/>
    <w:rsid w:val="00EA5A08"/>
    <w:rsid w:val="00EB1E03"/>
    <w:rsid w:val="00EB6101"/>
    <w:rsid w:val="00EC0983"/>
    <w:rsid w:val="00ED02E1"/>
    <w:rsid w:val="00ED548B"/>
    <w:rsid w:val="00ED63E6"/>
    <w:rsid w:val="00EE3E4C"/>
    <w:rsid w:val="00EE4D12"/>
    <w:rsid w:val="00EE79C8"/>
    <w:rsid w:val="00EF12EA"/>
    <w:rsid w:val="00EF182E"/>
    <w:rsid w:val="00EF25F5"/>
    <w:rsid w:val="00EF7391"/>
    <w:rsid w:val="00F01010"/>
    <w:rsid w:val="00F02241"/>
    <w:rsid w:val="00F03154"/>
    <w:rsid w:val="00F12659"/>
    <w:rsid w:val="00F14DFE"/>
    <w:rsid w:val="00F15E8B"/>
    <w:rsid w:val="00F16032"/>
    <w:rsid w:val="00F16AC6"/>
    <w:rsid w:val="00F17BD4"/>
    <w:rsid w:val="00F2093E"/>
    <w:rsid w:val="00F214DB"/>
    <w:rsid w:val="00F21DC6"/>
    <w:rsid w:val="00F23744"/>
    <w:rsid w:val="00F277CD"/>
    <w:rsid w:val="00F31026"/>
    <w:rsid w:val="00F31E48"/>
    <w:rsid w:val="00F33B6A"/>
    <w:rsid w:val="00F341A6"/>
    <w:rsid w:val="00F34A01"/>
    <w:rsid w:val="00F35767"/>
    <w:rsid w:val="00F36964"/>
    <w:rsid w:val="00F378C9"/>
    <w:rsid w:val="00F4137E"/>
    <w:rsid w:val="00F413E9"/>
    <w:rsid w:val="00F42249"/>
    <w:rsid w:val="00F46C98"/>
    <w:rsid w:val="00F5065F"/>
    <w:rsid w:val="00F520BB"/>
    <w:rsid w:val="00F53332"/>
    <w:rsid w:val="00F54B54"/>
    <w:rsid w:val="00F625AD"/>
    <w:rsid w:val="00F6368C"/>
    <w:rsid w:val="00F65012"/>
    <w:rsid w:val="00F651DB"/>
    <w:rsid w:val="00F7025D"/>
    <w:rsid w:val="00F715C6"/>
    <w:rsid w:val="00F81F72"/>
    <w:rsid w:val="00F824FD"/>
    <w:rsid w:val="00F83E33"/>
    <w:rsid w:val="00F90057"/>
    <w:rsid w:val="00F93A7E"/>
    <w:rsid w:val="00F942D5"/>
    <w:rsid w:val="00F95371"/>
    <w:rsid w:val="00F95460"/>
    <w:rsid w:val="00F9620B"/>
    <w:rsid w:val="00F97645"/>
    <w:rsid w:val="00FA00E1"/>
    <w:rsid w:val="00FA0398"/>
    <w:rsid w:val="00FA31F0"/>
    <w:rsid w:val="00FA643D"/>
    <w:rsid w:val="00FA7419"/>
    <w:rsid w:val="00FB19BD"/>
    <w:rsid w:val="00FB2171"/>
    <w:rsid w:val="00FB24A8"/>
    <w:rsid w:val="00FB4475"/>
    <w:rsid w:val="00FB474C"/>
    <w:rsid w:val="00FB550C"/>
    <w:rsid w:val="00FB7FFE"/>
    <w:rsid w:val="00FC1616"/>
    <w:rsid w:val="00FC1B54"/>
    <w:rsid w:val="00FC2ED2"/>
    <w:rsid w:val="00FC6849"/>
    <w:rsid w:val="00FD2899"/>
    <w:rsid w:val="00FD29E2"/>
    <w:rsid w:val="00FD478E"/>
    <w:rsid w:val="00FD49A2"/>
    <w:rsid w:val="00FD6210"/>
    <w:rsid w:val="00FE3174"/>
    <w:rsid w:val="00FE7C02"/>
    <w:rsid w:val="00FF1578"/>
    <w:rsid w:val="00FF4CCF"/>
    <w:rsid w:val="00FF79C9"/>
    <w:rsid w:val="03183131"/>
    <w:rsid w:val="04C06C8C"/>
    <w:rsid w:val="04FD7706"/>
    <w:rsid w:val="0A555E7D"/>
    <w:rsid w:val="0BFC3301"/>
    <w:rsid w:val="11B476B2"/>
    <w:rsid w:val="31B433F1"/>
    <w:rsid w:val="354C68CC"/>
    <w:rsid w:val="373950A9"/>
    <w:rsid w:val="393A3A9B"/>
    <w:rsid w:val="3C0C5591"/>
    <w:rsid w:val="3CE12BDA"/>
    <w:rsid w:val="462B6FCC"/>
    <w:rsid w:val="4F862AE7"/>
    <w:rsid w:val="577D5EC1"/>
    <w:rsid w:val="5BD844BF"/>
    <w:rsid w:val="5ED04F88"/>
    <w:rsid w:val="5FEC366F"/>
    <w:rsid w:val="601879B6"/>
    <w:rsid w:val="795A51C1"/>
    <w:rsid w:val="7EC9709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5FCC3B"/>
  <w15:docId w15:val="{B2783287-2995-B34E-A7A5-460F8211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paragraph" w:styleId="ListBullet">
    <w:name w:val="List Bullet"/>
    <w:basedOn w:val="Normal"/>
    <w:uiPriority w:val="99"/>
    <w:unhideWhenUsed/>
    <w:qFormat/>
    <w:pPr>
      <w:numPr>
        <w:numId w:val="1"/>
      </w:numPr>
      <w:tabs>
        <w:tab w:val="clear" w:pos="360"/>
      </w:tabs>
      <w:spacing w:after="200" w:line="276" w:lineRule="auto"/>
      <w:ind w:left="0" w:firstLine="0"/>
      <w:contextualSpacing/>
    </w:pPr>
    <w:rPr>
      <w:rFonts w:eastAsiaTheme="minorEastAsia"/>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uiPriority w:val="1"/>
    <w:qFormat/>
    <w:rPr>
      <w:rFonts w:eastAsiaTheme="minorEastAsia"/>
      <w:sz w:val="22"/>
      <w:szCs w:val="22"/>
      <w:lang w:val="en-US" w:eastAsia="en-US"/>
    </w:rPr>
  </w:style>
  <w:style w:type="character" w:customStyle="1" w:styleId="NoSpacingChar">
    <w:name w:val="No Spacing Char"/>
    <w:basedOn w:val="DefaultParagraphFont"/>
    <w:link w:val="NoSpacing"/>
    <w:uiPriority w:val="1"/>
    <w:rPr>
      <w:rFonts w:eastAsiaTheme="minorEastAsia"/>
    </w:rPr>
  </w:style>
  <w:style w:type="paragraph" w:customStyle="1" w:styleId="TOCHeading1">
    <w:name w:val="TOC Heading1"/>
    <w:basedOn w:val="Heading1"/>
    <w:next w:val="Normal"/>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ListParagraphChar">
    <w:name w:val="List Paragraph Char"/>
    <w:link w:val="ListParagraph"/>
    <w:uiPriority w:val="34"/>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TableGrid1">
    <w:name w:val="Table Grid1"/>
    <w:basedOn w:val="TableNormal"/>
    <w:uiPriority w:val="39"/>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3.emf"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2.svg"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1.png" /><Relationship Id="rId5" Type="http://schemas.openxmlformats.org/officeDocument/2006/relationships/settings" Target="settings.xml" /><Relationship Id="rId15" Type="http://schemas.microsoft.com/office/2011/relationships/people" Target="people.xml" /><Relationship Id="rId10" Type="http://schemas.openxmlformats.org/officeDocument/2006/relationships/footer" Target="footer2.xml" /><Relationship Id="rId4" Type="http://schemas.openxmlformats.org/officeDocument/2006/relationships/styles" Target="styles.xml" /><Relationship Id="rId9" Type="http://schemas.openxmlformats.org/officeDocument/2006/relationships/footer" Target="footer1.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2025-10-01T00:00:00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5E63C5-234E-401A-8BF1-8B5E4C78F82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5672</Words>
  <Characters>32335</Characters>
  <Application>Microsoft Office Word</Application>
  <DocSecurity>0</DocSecurity>
  <Lines>269</Lines>
  <Paragraphs>75</Paragraphs>
  <ScaleCrop>false</ScaleCrop>
  <Company/>
  <LinksUpToDate>false</LinksUpToDate>
  <CharactersWithSpaces>37932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airobi Early childhood development program</dc:title>
  <dc:subject>STRATEGIC AND OPERATIONAL PLAN FOR THE CREATION OF OUT</dc:subject>
  <dc:creator>Mido Collins</dc:creator>
  <cp:lastModifiedBy>Evelyn Musonda</cp:lastModifiedBy>
  <cp:revision>2</cp:revision>
  <dcterms:created xsi:type="dcterms:W3CDTF">2025-11-10T12:23:00Z</dcterms:created>
  <dcterms:modified xsi:type="dcterms:W3CDTF">2025-11-10T12:23:00Z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19AFD6A02BFE4C02AE60B5895929F577_13</vt:lpwstr>
  </property>
</Properties>
</file>